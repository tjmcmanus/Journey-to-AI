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16C563" w14:textId="77777777" w:rsidR="00B327F5" w:rsidRPr="00B9727F" w:rsidRDefault="00B327F5" w:rsidP="00B327F5">
      <w:pPr>
        <w:pStyle w:val="Heading1"/>
        <w:rPr>
          <w:rStyle w:val="IntenseReference"/>
          <w:rFonts w:cs="Arial"/>
          <w:b/>
          <w:bCs/>
        </w:rPr>
      </w:pPr>
      <w:bookmarkStart w:id="0" w:name="_Toc29308899"/>
      <w:r w:rsidRPr="00B9727F">
        <w:rPr>
          <w:rStyle w:val="IntenseReference"/>
          <w:rFonts w:cs="Arial"/>
          <w:b/>
          <w:bCs/>
        </w:rPr>
        <w:t>Collect: Virtualize</w:t>
      </w:r>
      <w:bookmarkEnd w:id="0"/>
    </w:p>
    <w:p w14:paraId="3C9F2502" w14:textId="77777777" w:rsidR="00B327F5" w:rsidRDefault="00B327F5" w:rsidP="00B327F5">
      <w:pPr>
        <w:pStyle w:val="Heading2"/>
        <w:keepNext w:val="0"/>
        <w:spacing w:before="120" w:after="120"/>
      </w:pPr>
      <w:bookmarkStart w:id="1" w:name="_Toc29308900"/>
      <w:bookmarkStart w:id="2" w:name="OLE_LINK14"/>
      <w:r>
        <w:t>Lab overview</w:t>
      </w:r>
      <w:bookmarkEnd w:id="1"/>
    </w:p>
    <w:p w14:paraId="405B807D" w14:textId="78B26FE1" w:rsidR="00B327F5" w:rsidRDefault="00B327F5" w:rsidP="000F5E87">
      <w:pPr>
        <w:pStyle w:val="StepList511"/>
        <w:keepLines w:val="0"/>
        <w:tabs>
          <w:tab w:val="clear" w:pos="792"/>
        </w:tabs>
        <w:spacing w:before="120"/>
        <w:ind w:firstLine="0"/>
        <w:jc w:val="both"/>
      </w:pPr>
      <w:r>
        <w:t xml:space="preserve">In this lab, you will learn </w:t>
      </w:r>
      <w:r w:rsidRPr="00AC5D7A">
        <w:t>about</w:t>
      </w:r>
      <w:r w:rsidRPr="00AC5D7A">
        <w:rPr>
          <w:rFonts w:ascii="Consolas" w:hAnsi="Consolas" w:cs="Consolas"/>
          <w:color w:val="0000FF"/>
        </w:rPr>
        <w:t xml:space="preserve"> Data </w:t>
      </w:r>
      <w:r w:rsidR="00952558">
        <w:rPr>
          <w:rFonts w:ascii="Consolas" w:hAnsi="Consolas" w:cs="Consolas"/>
          <w:color w:val="0000FF"/>
        </w:rPr>
        <w:t>V</w:t>
      </w:r>
      <w:r w:rsidRPr="00AC5D7A">
        <w:rPr>
          <w:rFonts w:ascii="Consolas" w:hAnsi="Consolas" w:cs="Consolas"/>
          <w:color w:val="0000FF"/>
        </w:rPr>
        <w:t>irtualization</w:t>
      </w:r>
      <w:r>
        <w:t xml:space="preserve"> to complete the </w:t>
      </w:r>
      <w:r w:rsidRPr="00352987">
        <w:rPr>
          <w:rFonts w:ascii="Consolas" w:hAnsi="Consolas" w:cs="Consolas"/>
          <w:color w:val="0000FF"/>
        </w:rPr>
        <w:t>Collect</w:t>
      </w:r>
      <w:r>
        <w:t xml:space="preserve"> tasks by creating a virtualized view of the transformed Db2 Demographics and Churn data, joined with the MongoDB Activity data. </w:t>
      </w:r>
    </w:p>
    <w:p w14:paraId="115D0F2F" w14:textId="5B0BBF61" w:rsidR="00B327F5" w:rsidRDefault="00B327F5" w:rsidP="000F5E87">
      <w:pPr>
        <w:pStyle w:val="StepList511"/>
        <w:keepLines w:val="0"/>
        <w:tabs>
          <w:tab w:val="clear" w:pos="792"/>
        </w:tabs>
        <w:spacing w:before="120"/>
        <w:ind w:firstLine="0"/>
        <w:jc w:val="both"/>
      </w:pPr>
      <w:r>
        <w:t xml:space="preserve">The team from Trade Co. wants to use data virtualization to easily join the disparate data sources into one view for easier consumption in their </w:t>
      </w:r>
      <w:r w:rsidR="0087668F">
        <w:t>analytics</w:t>
      </w:r>
      <w:r>
        <w:t xml:space="preserve"> work.</w:t>
      </w:r>
    </w:p>
    <w:p w14:paraId="3A1C3466" w14:textId="77777777" w:rsidR="00B327F5" w:rsidRDefault="00B327F5" w:rsidP="000F5E87">
      <w:pPr>
        <w:pStyle w:val="StepList511"/>
        <w:keepLines w:val="0"/>
        <w:tabs>
          <w:tab w:val="clear" w:pos="792"/>
        </w:tabs>
        <w:spacing w:before="120"/>
        <w:ind w:firstLine="0"/>
        <w:jc w:val="both"/>
      </w:pPr>
      <w:r>
        <w:tab/>
      </w:r>
      <w:r>
        <w:tab/>
      </w:r>
      <w:r>
        <w:tab/>
      </w:r>
      <w:r>
        <w:tab/>
      </w:r>
      <w:r>
        <w:tab/>
      </w:r>
      <w:r>
        <w:tab/>
      </w:r>
      <w:r>
        <w:tab/>
        <w:t xml:space="preserve">       </w:t>
      </w:r>
      <w:r>
        <w:rPr>
          <w:noProof/>
        </w:rPr>
        <w:drawing>
          <wp:inline distT="0" distB="0" distL="0" distR="0" wp14:anchorId="41369536" wp14:editId="66070531">
            <wp:extent cx="533400" cy="431800"/>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 cy="431800"/>
                    </a:xfrm>
                    <a:prstGeom prst="rect">
                      <a:avLst/>
                    </a:prstGeom>
                    <a:noFill/>
                    <a:ln>
                      <a:noFill/>
                    </a:ln>
                  </pic:spPr>
                </pic:pic>
              </a:graphicData>
            </a:graphic>
          </wp:inline>
        </w:drawing>
      </w:r>
    </w:p>
    <w:p w14:paraId="6712FAFA" w14:textId="77777777" w:rsidR="00B327F5" w:rsidRDefault="00B327F5" w:rsidP="001E1E46">
      <w:pPr>
        <w:pStyle w:val="BodyText"/>
        <w:ind w:left="792"/>
      </w:pPr>
      <w:r>
        <w:rPr>
          <w:noProof/>
        </w:rPr>
        <w:drawing>
          <wp:inline distT="0" distB="0" distL="0" distR="0" wp14:anchorId="365F1B11" wp14:editId="799E3516">
            <wp:extent cx="5918200" cy="2064489"/>
            <wp:effectExtent l="0" t="0" r="635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2566" cy="2066012"/>
                    </a:xfrm>
                    <a:prstGeom prst="rect">
                      <a:avLst/>
                    </a:prstGeom>
                  </pic:spPr>
                </pic:pic>
              </a:graphicData>
            </a:graphic>
          </wp:inline>
        </w:drawing>
      </w:r>
    </w:p>
    <w:p w14:paraId="5E33456D" w14:textId="77777777" w:rsidR="00B327F5" w:rsidRDefault="00B327F5" w:rsidP="001E1E46">
      <w:pPr>
        <w:pStyle w:val="BodyText"/>
        <w:ind w:left="792"/>
      </w:pPr>
    </w:p>
    <w:p w14:paraId="6FFB430E" w14:textId="77777777" w:rsidR="00B327F5" w:rsidRDefault="00B327F5" w:rsidP="00B327F5">
      <w:pPr>
        <w:pStyle w:val="Heading2"/>
        <w:keepNext w:val="0"/>
        <w:spacing w:before="120" w:after="120"/>
      </w:pPr>
      <w:bookmarkStart w:id="3" w:name="_Toc29308901"/>
      <w:bookmarkEnd w:id="2"/>
      <w:r>
        <w:t>Persona represented in this lab</w:t>
      </w:r>
      <w:bookmarkEnd w:id="3"/>
    </w:p>
    <w:p w14:paraId="154875D6" w14:textId="37E02374" w:rsidR="00B327F5" w:rsidRPr="007A7059" w:rsidRDefault="00B327F5" w:rsidP="001E1E46">
      <w:pPr>
        <w:pStyle w:val="StepList511"/>
        <w:keepLines w:val="0"/>
        <w:tabs>
          <w:tab w:val="clear" w:pos="792"/>
        </w:tabs>
        <w:spacing w:before="120"/>
        <w:ind w:firstLine="0"/>
      </w:pPr>
      <w:r>
        <w:t xml:space="preserve">The </w:t>
      </w:r>
      <w:r w:rsidRPr="00E9705B">
        <w:rPr>
          <w:rFonts w:ascii="Consolas" w:hAnsi="Consolas" w:cs="Consolas"/>
          <w:color w:val="0000FF"/>
        </w:rPr>
        <w:t>Data Engineer</w:t>
      </w:r>
      <w:r>
        <w:t xml:space="preserve"> persona will be perform</w:t>
      </w:r>
      <w:r w:rsidR="0087668F">
        <w:t>ing</w:t>
      </w:r>
      <w:r>
        <w:t xml:space="preserve"> the various </w:t>
      </w:r>
      <w:r w:rsidRPr="0011658F">
        <w:rPr>
          <w:rFonts w:ascii="Consolas" w:hAnsi="Consolas" w:cs="Consolas"/>
          <w:color w:val="0000FF"/>
        </w:rPr>
        <w:t>Collect</w:t>
      </w:r>
      <w:r>
        <w:t xml:space="preserve"> tasks shown in this lab.</w:t>
      </w:r>
    </w:p>
    <w:tbl>
      <w:tblPr>
        <w:tblW w:w="9360" w:type="dxa"/>
        <w:tblInd w:w="805"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20" w:firstRow="1" w:lastRow="0" w:firstColumn="0" w:lastColumn="0" w:noHBand="0" w:noVBand="1"/>
      </w:tblPr>
      <w:tblGrid>
        <w:gridCol w:w="1800"/>
        <w:gridCol w:w="7560"/>
      </w:tblGrid>
      <w:tr w:rsidR="00B327F5" w:rsidRPr="007A7059" w14:paraId="3FA4D5F1" w14:textId="77777777" w:rsidTr="00F90D94">
        <w:trPr>
          <w:trHeight w:val="350"/>
        </w:trPr>
        <w:tc>
          <w:tcPr>
            <w:tcW w:w="1800" w:type="dxa"/>
            <w:tcBorders>
              <w:bottom w:val="single" w:sz="12" w:space="0" w:color="8EAADB"/>
            </w:tcBorders>
            <w:shd w:val="clear" w:color="auto" w:fill="000000"/>
          </w:tcPr>
          <w:p w14:paraId="17DD4F10" w14:textId="77777777" w:rsidR="00B327F5" w:rsidRPr="007A7059" w:rsidRDefault="00B327F5" w:rsidP="001E1E46">
            <w:pPr>
              <w:tabs>
                <w:tab w:val="left" w:pos="1354"/>
                <w:tab w:val="left" w:pos="2218"/>
                <w:tab w:val="left" w:pos="2794"/>
                <w:tab w:val="left" w:pos="2880"/>
                <w:tab w:val="left" w:pos="3456"/>
                <w:tab w:val="left" w:pos="4032"/>
                <w:tab w:val="left" w:pos="4464"/>
                <w:tab w:val="left" w:pos="5184"/>
              </w:tabs>
              <w:jc w:val="center"/>
              <w:rPr>
                <w:b/>
                <w:bCs/>
                <w:szCs w:val="22"/>
              </w:rPr>
            </w:pPr>
            <w:r w:rsidRPr="007A7059">
              <w:rPr>
                <w:szCs w:val="22"/>
              </w:rPr>
              <w:br w:type="page"/>
            </w:r>
            <w:r w:rsidRPr="007A7059">
              <w:rPr>
                <w:b/>
                <w:bCs/>
                <w:szCs w:val="22"/>
              </w:rPr>
              <w:t>Persona (Role)</w:t>
            </w:r>
          </w:p>
        </w:tc>
        <w:tc>
          <w:tcPr>
            <w:tcW w:w="7560" w:type="dxa"/>
            <w:tcBorders>
              <w:bottom w:val="single" w:sz="12" w:space="0" w:color="8EAADB"/>
            </w:tcBorders>
            <w:shd w:val="clear" w:color="auto" w:fill="000000"/>
          </w:tcPr>
          <w:p w14:paraId="202ED4C2" w14:textId="77777777" w:rsidR="00B327F5" w:rsidRPr="007A7059" w:rsidRDefault="00B327F5" w:rsidP="001E1E46">
            <w:pPr>
              <w:tabs>
                <w:tab w:val="left" w:pos="1354"/>
                <w:tab w:val="left" w:pos="2218"/>
                <w:tab w:val="left" w:pos="2794"/>
                <w:tab w:val="left" w:pos="2880"/>
                <w:tab w:val="left" w:pos="3456"/>
                <w:tab w:val="left" w:pos="4032"/>
                <w:tab w:val="left" w:pos="4464"/>
                <w:tab w:val="left" w:pos="5184"/>
              </w:tabs>
              <w:jc w:val="center"/>
              <w:rPr>
                <w:b/>
                <w:bCs/>
                <w:szCs w:val="22"/>
              </w:rPr>
            </w:pPr>
            <w:r w:rsidRPr="007A7059">
              <w:rPr>
                <w:b/>
                <w:bCs/>
                <w:szCs w:val="22"/>
              </w:rPr>
              <w:t>Capabilities</w:t>
            </w:r>
          </w:p>
        </w:tc>
      </w:tr>
      <w:tr w:rsidR="00B327F5" w:rsidRPr="007A7059" w14:paraId="2024F5F1" w14:textId="77777777" w:rsidTr="00F17683">
        <w:trPr>
          <w:trHeight w:val="906"/>
        </w:trPr>
        <w:tc>
          <w:tcPr>
            <w:tcW w:w="1800" w:type="dxa"/>
            <w:shd w:val="clear" w:color="auto" w:fill="auto"/>
            <w:vAlign w:val="center"/>
          </w:tcPr>
          <w:p w14:paraId="31B0529F" w14:textId="77777777" w:rsidR="00B327F5" w:rsidRPr="007A7059" w:rsidRDefault="00B327F5" w:rsidP="001E1E46">
            <w:pPr>
              <w:tabs>
                <w:tab w:val="left" w:pos="1354"/>
                <w:tab w:val="left" w:pos="2218"/>
                <w:tab w:val="left" w:pos="2794"/>
                <w:tab w:val="left" w:pos="2880"/>
                <w:tab w:val="left" w:pos="3456"/>
                <w:tab w:val="left" w:pos="4032"/>
                <w:tab w:val="left" w:pos="4464"/>
                <w:tab w:val="left" w:pos="5184"/>
              </w:tabs>
              <w:jc w:val="center"/>
              <w:rPr>
                <w:sz w:val="20"/>
                <w:szCs w:val="20"/>
              </w:rPr>
            </w:pPr>
            <w:r w:rsidRPr="007A7059">
              <w:rPr>
                <w:noProof/>
                <w:sz w:val="20"/>
                <w:szCs w:val="20"/>
              </w:rPr>
              <w:drawing>
                <wp:inline distT="0" distB="0" distL="0" distR="0" wp14:anchorId="45678BFF" wp14:editId="30728AFB">
                  <wp:extent cx="365760" cy="365760"/>
                  <wp:effectExtent l="0" t="0" r="0" b="0"/>
                  <wp:docPr id="310" name="Picture 31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son-Female-Light-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p>
          <w:p w14:paraId="545E6FF5" w14:textId="77777777" w:rsidR="00B327F5" w:rsidRPr="007A7059" w:rsidRDefault="00B327F5" w:rsidP="001E1E46">
            <w:pPr>
              <w:tabs>
                <w:tab w:val="left" w:pos="1354"/>
                <w:tab w:val="left" w:pos="2218"/>
                <w:tab w:val="left" w:pos="2794"/>
                <w:tab w:val="left" w:pos="2880"/>
                <w:tab w:val="left" w:pos="3456"/>
                <w:tab w:val="left" w:pos="4032"/>
                <w:tab w:val="left" w:pos="4464"/>
                <w:tab w:val="left" w:pos="5184"/>
              </w:tabs>
              <w:jc w:val="center"/>
              <w:rPr>
                <w:sz w:val="20"/>
                <w:szCs w:val="20"/>
              </w:rPr>
            </w:pPr>
            <w:r w:rsidRPr="007A7059">
              <w:rPr>
                <w:sz w:val="20"/>
                <w:szCs w:val="20"/>
              </w:rPr>
              <w:t>Data Engineer</w:t>
            </w:r>
          </w:p>
        </w:tc>
        <w:tc>
          <w:tcPr>
            <w:tcW w:w="7560" w:type="dxa"/>
            <w:shd w:val="clear" w:color="auto" w:fill="auto"/>
            <w:vAlign w:val="center"/>
          </w:tcPr>
          <w:p w14:paraId="45F9EDCF" w14:textId="77777777" w:rsidR="00B327F5" w:rsidRPr="007A7059" w:rsidRDefault="00B327F5" w:rsidP="001E1E46">
            <w:pPr>
              <w:tabs>
                <w:tab w:val="left" w:pos="1354"/>
                <w:tab w:val="left" w:pos="2218"/>
                <w:tab w:val="left" w:pos="2794"/>
                <w:tab w:val="left" w:pos="2880"/>
                <w:tab w:val="left" w:pos="3456"/>
                <w:tab w:val="left" w:pos="4032"/>
                <w:tab w:val="left" w:pos="4464"/>
                <w:tab w:val="left" w:pos="5184"/>
              </w:tabs>
              <w:rPr>
                <w:sz w:val="20"/>
                <w:szCs w:val="20"/>
              </w:rPr>
            </w:pPr>
            <w:r w:rsidRPr="007A7059">
              <w:rPr>
                <w:sz w:val="20"/>
                <w:szCs w:val="20"/>
              </w:rPr>
              <w:t>Data Engineers build and optimize the systems to allow data scientists and business analysts to perform their work. The Data Engineer ensures that any data is properly received, transformed, stored, and made accessible to other users.</w:t>
            </w:r>
          </w:p>
        </w:tc>
      </w:tr>
    </w:tbl>
    <w:p w14:paraId="44FBECED" w14:textId="77777777" w:rsidR="00B327F5" w:rsidRDefault="00B327F5">
      <w:pPr>
        <w:spacing w:before="0" w:after="0"/>
        <w:rPr>
          <w:rFonts w:ascii="Arial Bold" w:eastAsia="Arial Unicode MS" w:hAnsi="Arial Bold" w:cs="Arial Bold"/>
          <w:b/>
          <w:bCs/>
          <w:iCs/>
          <w:kern w:val="32"/>
          <w:sz w:val="28"/>
          <w:szCs w:val="28"/>
          <w:lang w:eastAsia="zh-CN"/>
        </w:rPr>
      </w:pPr>
      <w:r>
        <w:br w:type="page"/>
      </w:r>
    </w:p>
    <w:p w14:paraId="0FBD19CA" w14:textId="77777777" w:rsidR="00B327F5" w:rsidRPr="003362F4" w:rsidRDefault="00B327F5" w:rsidP="00B327F5">
      <w:pPr>
        <w:pStyle w:val="Heading2"/>
        <w:keepNext w:val="0"/>
        <w:widowControl w:val="0"/>
        <w:spacing w:before="120" w:after="120"/>
      </w:pPr>
      <w:bookmarkStart w:id="4" w:name="_Toc29308902"/>
      <w:r>
        <w:lastRenderedPageBreak/>
        <w:t>Logging into the CPD web client (if you have not already done so)</w:t>
      </w:r>
      <w:bookmarkEnd w:id="4"/>
    </w:p>
    <w:p w14:paraId="64931E1E" w14:textId="77777777" w:rsidR="00B327F5" w:rsidRDefault="00B327F5" w:rsidP="00B327F5">
      <w:pPr>
        <w:pStyle w:val="StepList315"/>
        <w:keepLines w:val="0"/>
        <w:numPr>
          <w:ilvl w:val="0"/>
          <w:numId w:val="23"/>
        </w:numPr>
        <w:spacing w:before="120"/>
      </w:pPr>
      <w:r>
        <w:t>If you are starting this lab stand-alone (without going through previous labs) do the following:</w:t>
      </w:r>
    </w:p>
    <w:p w14:paraId="7AF74687" w14:textId="17018C9C" w:rsidR="00B327F5" w:rsidRDefault="00B327F5" w:rsidP="00B327F5">
      <w:pPr>
        <w:pStyle w:val="StepList315"/>
        <w:keepLines w:val="0"/>
        <w:numPr>
          <w:ilvl w:val="0"/>
          <w:numId w:val="23"/>
        </w:numPr>
        <w:spacing w:before="120"/>
      </w:pPr>
      <w:r>
        <w:t xml:space="preserve">Double-click the desktop icon: </w:t>
      </w:r>
      <w:r w:rsidRPr="00ED2B76">
        <w:rPr>
          <w:rFonts w:ascii="Consolas" w:hAnsi="Consolas" w:cs="Consolas"/>
          <w:color w:val="0000FF"/>
        </w:rPr>
        <w:t xml:space="preserve">Cloud Pak for Data </w:t>
      </w:r>
      <w:r>
        <w:rPr>
          <w:rFonts w:ascii="Consolas" w:hAnsi="Consolas" w:cs="Consolas"/>
          <w:color w:val="0000FF"/>
        </w:rPr>
        <w:t>W</w:t>
      </w:r>
      <w:r w:rsidRPr="00ED2B76">
        <w:rPr>
          <w:rFonts w:ascii="Consolas" w:hAnsi="Consolas" w:cs="Consolas"/>
          <w:color w:val="0000FF"/>
        </w:rPr>
        <w:t xml:space="preserve">eb </w:t>
      </w:r>
      <w:r>
        <w:rPr>
          <w:rFonts w:ascii="Consolas" w:hAnsi="Consolas" w:cs="Consolas"/>
          <w:color w:val="0000FF"/>
        </w:rPr>
        <w:t>C</w:t>
      </w:r>
      <w:r w:rsidRPr="00ED2B76">
        <w:rPr>
          <w:rFonts w:ascii="Consolas" w:hAnsi="Consolas" w:cs="Consolas"/>
          <w:color w:val="0000FF"/>
        </w:rPr>
        <w:t>lient</w:t>
      </w:r>
      <w:r w:rsidR="00E34C98">
        <w:rPr>
          <w:rFonts w:ascii="Consolas" w:hAnsi="Consolas" w:cs="Consolas"/>
          <w:color w:val="0000FF"/>
        </w:rPr>
        <w:t>.</w:t>
      </w:r>
      <w:r>
        <w:t xml:space="preserve"> </w:t>
      </w:r>
    </w:p>
    <w:p w14:paraId="7B599CE1" w14:textId="3D8D61A7" w:rsidR="00B327F5" w:rsidRDefault="0001428F" w:rsidP="00382CBD">
      <w:pPr>
        <w:pStyle w:val="StepList315"/>
        <w:keepLines w:val="0"/>
        <w:tabs>
          <w:tab w:val="clear" w:pos="792"/>
        </w:tabs>
        <w:spacing w:before="120"/>
        <w:ind w:firstLine="0"/>
      </w:pPr>
      <w:r w:rsidRPr="007A5E86">
        <w:rPr>
          <w:noProof/>
          <w:color w:val="FF0000"/>
        </w:rPr>
        <w:drawing>
          <wp:inline distT="0" distB="0" distL="0" distR="0" wp14:anchorId="1D06C5FD" wp14:editId="27E63C79">
            <wp:extent cx="644577" cy="727748"/>
            <wp:effectExtent l="0" t="0" r="3175" b="0"/>
            <wp:docPr id="2" name="Picture 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1584" cy="769530"/>
                    </a:xfrm>
                    <a:prstGeom prst="rect">
                      <a:avLst/>
                    </a:prstGeom>
                  </pic:spPr>
                </pic:pic>
              </a:graphicData>
            </a:graphic>
          </wp:inline>
        </w:drawing>
      </w:r>
    </w:p>
    <w:p w14:paraId="37E45D0C" w14:textId="255A4069" w:rsidR="00B327F5" w:rsidRPr="00E643BA" w:rsidRDefault="00B327F5" w:rsidP="00B327F5">
      <w:pPr>
        <w:pStyle w:val="StepList14"/>
        <w:keepLines w:val="0"/>
        <w:widowControl w:val="0"/>
        <w:numPr>
          <w:ilvl w:val="0"/>
          <w:numId w:val="23"/>
        </w:numPr>
        <w:spacing w:before="120"/>
        <w:rPr>
          <w:rFonts w:cs="Arial"/>
        </w:rPr>
      </w:pPr>
      <w:r w:rsidRPr="00E643BA">
        <w:rPr>
          <w:rFonts w:cs="Arial"/>
        </w:rPr>
        <w:t xml:space="preserve">The CPD web client GUI displays as shown. Use </w:t>
      </w:r>
      <w:r w:rsidRPr="00E643BA">
        <w:rPr>
          <w:rFonts w:ascii="Consolas" w:hAnsi="Consolas" w:cs="Consolas"/>
          <w:color w:val="0000FF"/>
        </w:rPr>
        <w:t>cpduser</w:t>
      </w:r>
      <w:r w:rsidRPr="00E643BA">
        <w:rPr>
          <w:rFonts w:cs="Arial"/>
        </w:rPr>
        <w:t xml:space="preserve"> and </w:t>
      </w:r>
      <w:r w:rsidR="0001428F">
        <w:rPr>
          <w:rFonts w:ascii="Consolas" w:hAnsi="Consolas" w:cs="Consolas"/>
          <w:color w:val="0000FF"/>
        </w:rPr>
        <w:t>cpdaccess</w:t>
      </w:r>
      <w:r w:rsidRPr="00E643BA">
        <w:rPr>
          <w:rFonts w:cs="Arial"/>
        </w:rPr>
        <w:t xml:space="preserve"> for the </w:t>
      </w:r>
      <w:r w:rsidRPr="00E643BA">
        <w:rPr>
          <w:rFonts w:cs="Arial"/>
          <w:i/>
          <w:iCs/>
        </w:rPr>
        <w:t>Username</w:t>
      </w:r>
      <w:r w:rsidRPr="00E643BA">
        <w:rPr>
          <w:rFonts w:cs="Arial"/>
        </w:rPr>
        <w:t xml:space="preserve"> and </w:t>
      </w:r>
      <w:r w:rsidRPr="00E643BA">
        <w:rPr>
          <w:rFonts w:cs="Arial"/>
          <w:i/>
          <w:iCs/>
        </w:rPr>
        <w:t>Password</w:t>
      </w:r>
      <w:r w:rsidRPr="00E643BA">
        <w:rPr>
          <w:rFonts w:cs="Arial"/>
        </w:rPr>
        <w:t xml:space="preserve"> and click </w:t>
      </w:r>
      <w:r w:rsidRPr="00E643BA">
        <w:rPr>
          <w:rFonts w:ascii="Consolas" w:hAnsi="Consolas" w:cs="Consolas"/>
          <w:color w:val="0000FF"/>
        </w:rPr>
        <w:t xml:space="preserve">Sign </w:t>
      </w:r>
      <w:r w:rsidR="00CC06E8">
        <w:rPr>
          <w:rFonts w:ascii="Consolas" w:hAnsi="Consolas" w:cs="Consolas"/>
          <w:color w:val="0000FF"/>
        </w:rPr>
        <w:t>i</w:t>
      </w:r>
      <w:r w:rsidRPr="00E643BA">
        <w:rPr>
          <w:rFonts w:ascii="Consolas" w:hAnsi="Consolas" w:cs="Consolas"/>
          <w:color w:val="0000FF"/>
        </w:rPr>
        <w:t>n</w:t>
      </w:r>
      <w:r w:rsidRPr="00E643BA">
        <w:rPr>
          <w:rFonts w:cs="Arial"/>
        </w:rPr>
        <w:t>.</w:t>
      </w:r>
    </w:p>
    <w:p w14:paraId="4ED27232" w14:textId="47FF1C63" w:rsidR="00B327F5" w:rsidRDefault="0001428F" w:rsidP="00382CBD">
      <w:pPr>
        <w:pStyle w:val="StepList115"/>
        <w:keepLines w:val="0"/>
        <w:widowControl w:val="0"/>
        <w:tabs>
          <w:tab w:val="clear" w:pos="792"/>
        </w:tabs>
        <w:spacing w:before="120"/>
        <w:ind w:firstLine="0"/>
        <w:rPr>
          <w:rFonts w:cs="Arial"/>
        </w:rPr>
      </w:pPr>
      <w:r w:rsidRPr="00511567">
        <w:rPr>
          <w:rFonts w:cs="Arial"/>
          <w:noProof/>
        </w:rPr>
        <w:drawing>
          <wp:inline distT="0" distB="0" distL="0" distR="0" wp14:anchorId="62AE77F6" wp14:editId="663723B1">
            <wp:extent cx="1366576" cy="1796547"/>
            <wp:effectExtent l="0" t="0" r="508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6495" cy="1888465"/>
                    </a:xfrm>
                    <a:prstGeom prst="rect">
                      <a:avLst/>
                    </a:prstGeom>
                  </pic:spPr>
                </pic:pic>
              </a:graphicData>
            </a:graphic>
          </wp:inline>
        </w:drawing>
      </w:r>
    </w:p>
    <w:p w14:paraId="3BD7ACDF" w14:textId="15C1E9CF" w:rsidR="00404AE6" w:rsidRDefault="00404AE6" w:rsidP="00B327F5">
      <w:pPr>
        <w:pStyle w:val="Heading2"/>
        <w:keepNext w:val="0"/>
        <w:spacing w:before="120" w:after="120"/>
      </w:pPr>
      <w:bookmarkStart w:id="5" w:name="_Toc29308903"/>
      <w:r>
        <w:t xml:space="preserve">Remove older Data Virtualization sources </w:t>
      </w:r>
    </w:p>
    <w:p w14:paraId="4B336E4F" w14:textId="5CB9B4D5" w:rsidR="00966D3D" w:rsidRPr="00966D3D" w:rsidRDefault="00966D3D" w:rsidP="00966D3D">
      <w:pPr>
        <w:pStyle w:val="BodyText"/>
        <w:ind w:left="792"/>
        <w:rPr>
          <w:i/>
          <w:iCs/>
        </w:rPr>
      </w:pPr>
      <w:r w:rsidRPr="00966D3D">
        <w:rPr>
          <w:i/>
          <w:iCs/>
        </w:rPr>
        <w:t>This step is needed to remove older data sources that are no longer required for this lab.</w:t>
      </w:r>
    </w:p>
    <w:p w14:paraId="36C375A5" w14:textId="77777777" w:rsidR="00404AE6" w:rsidRPr="00B80A77" w:rsidRDefault="00404AE6" w:rsidP="00404AE6">
      <w:pPr>
        <w:pStyle w:val="StepList511"/>
        <w:keepLines w:val="0"/>
        <w:numPr>
          <w:ilvl w:val="0"/>
          <w:numId w:val="23"/>
        </w:numPr>
        <w:spacing w:before="120"/>
      </w:pPr>
      <w:r>
        <w:t xml:space="preserve">Start at the </w:t>
      </w:r>
      <w:r w:rsidRPr="00F20CFD">
        <w:rPr>
          <w:rFonts w:ascii="Consolas" w:hAnsi="Consolas" w:cs="Consolas"/>
          <w:color w:val="0000FF"/>
        </w:rPr>
        <w:t>Navigation Menu</w:t>
      </w:r>
      <w:r>
        <w:rPr>
          <w:rFonts w:ascii="Consolas" w:hAnsi="Consolas" w:cs="Consolas"/>
          <w:color w:val="0000FF"/>
        </w:rPr>
        <w:t xml:space="preserve"> </w:t>
      </w:r>
      <w:r w:rsidRPr="009E6DA1">
        <w:t>(“hamburger” icon)</w:t>
      </w:r>
      <w:r>
        <w:rPr>
          <w:rFonts w:ascii="Consolas" w:hAnsi="Consolas" w:cs="Consolas"/>
          <w:color w:val="0000FF"/>
        </w:rPr>
        <w:t xml:space="preserve"> </w:t>
      </w:r>
      <w:r>
        <w:rPr>
          <w:rFonts w:ascii="Wingdings 3" w:eastAsia="Wingdings 3" w:hAnsi="Wingdings 3" w:cs="Wingdings 3"/>
        </w:rPr>
        <w:t>a</w:t>
      </w:r>
      <w:r>
        <w:t xml:space="preserve"> </w:t>
      </w:r>
      <w:r w:rsidRPr="00B80A77">
        <w:rPr>
          <w:rFonts w:ascii="Consolas" w:hAnsi="Consolas" w:cs="Consolas"/>
          <w:color w:val="0000FF"/>
        </w:rPr>
        <w:t>Collect</w:t>
      </w:r>
      <w:r>
        <w:t xml:space="preserve"> </w:t>
      </w:r>
      <w:r>
        <w:rPr>
          <w:rFonts w:ascii="Wingdings 3" w:eastAsia="Wingdings 3" w:hAnsi="Wingdings 3" w:cs="Wingdings 3"/>
        </w:rPr>
        <w:t>a</w:t>
      </w:r>
      <w:r>
        <w:t xml:space="preserve"> </w:t>
      </w:r>
      <w:r w:rsidRPr="00B80A77">
        <w:rPr>
          <w:rFonts w:ascii="Consolas" w:hAnsi="Consolas" w:cs="Consolas"/>
          <w:color w:val="0000FF"/>
        </w:rPr>
        <w:t>Data virtualization</w:t>
      </w:r>
      <w:r>
        <w:rPr>
          <w:rFonts w:ascii="Consolas" w:hAnsi="Consolas" w:cs="Consolas"/>
          <w:color w:val="0000FF"/>
        </w:rPr>
        <w:t>.</w:t>
      </w:r>
    </w:p>
    <w:p w14:paraId="03851DED" w14:textId="77777777" w:rsidR="00404AE6" w:rsidRDefault="00404AE6" w:rsidP="00404AE6">
      <w:pPr>
        <w:pStyle w:val="StepList511"/>
        <w:keepLines w:val="0"/>
        <w:tabs>
          <w:tab w:val="clear" w:pos="792"/>
        </w:tabs>
        <w:spacing w:before="120"/>
        <w:ind w:firstLine="0"/>
      </w:pPr>
      <w:r>
        <w:rPr>
          <w:noProof/>
        </w:rPr>
        <w:drawing>
          <wp:inline distT="0" distB="0" distL="0" distR="0" wp14:anchorId="506FFC91" wp14:editId="73391C3E">
            <wp:extent cx="1214204" cy="1042970"/>
            <wp:effectExtent l="0" t="0" r="0" b="0"/>
            <wp:docPr id="9" name="Picture 43"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4">
                      <a:extLst>
                        <a:ext uri="{28A0092B-C50C-407E-A947-70E740481C1C}">
                          <a14:useLocalDpi xmlns:a14="http://schemas.microsoft.com/office/drawing/2010/main" val="0"/>
                        </a:ext>
                      </a:extLst>
                    </a:blip>
                    <a:stretch>
                      <a:fillRect/>
                    </a:stretch>
                  </pic:blipFill>
                  <pic:spPr>
                    <a:xfrm>
                      <a:off x="0" y="0"/>
                      <a:ext cx="1214204" cy="1042970"/>
                    </a:xfrm>
                    <a:prstGeom prst="rect">
                      <a:avLst/>
                    </a:prstGeom>
                  </pic:spPr>
                </pic:pic>
              </a:graphicData>
            </a:graphic>
          </wp:inline>
        </w:drawing>
      </w:r>
      <w:r>
        <w:rPr>
          <w:noProof/>
        </w:rPr>
        <w:drawing>
          <wp:inline distT="0" distB="0" distL="0" distR="0" wp14:anchorId="70FD60FE" wp14:editId="437EF4D2">
            <wp:extent cx="2543175" cy="929086"/>
            <wp:effectExtent l="0" t="0" r="0" b="0"/>
            <wp:docPr id="11" name="Picture 1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43175" cy="929086"/>
                    </a:xfrm>
                    <a:prstGeom prst="rect">
                      <a:avLst/>
                    </a:prstGeom>
                  </pic:spPr>
                </pic:pic>
              </a:graphicData>
            </a:graphic>
          </wp:inline>
        </w:drawing>
      </w:r>
    </w:p>
    <w:p w14:paraId="24D9BE8D" w14:textId="53836E7A" w:rsidR="00404AE6" w:rsidRDefault="00404AE6" w:rsidP="00404AE6">
      <w:pPr>
        <w:pStyle w:val="StepList511"/>
        <w:keepLines w:val="0"/>
        <w:numPr>
          <w:ilvl w:val="0"/>
          <w:numId w:val="23"/>
        </w:numPr>
        <w:spacing w:before="120"/>
      </w:pPr>
      <w:r>
        <w:t xml:space="preserve">In the Data sources screen, </w:t>
      </w:r>
      <w:r w:rsidR="005835E3">
        <w:t xml:space="preserve">click the </w:t>
      </w:r>
      <w:r w:rsidR="005835E3" w:rsidRPr="002A230F">
        <w:rPr>
          <w:rFonts w:ascii="Consolas" w:hAnsi="Consolas" w:cs="Consolas"/>
          <w:color w:val="0000FF"/>
        </w:rPr>
        <w:t>ellipse</w:t>
      </w:r>
      <w:r w:rsidR="005835E3" w:rsidRPr="002A230F">
        <w:rPr>
          <w:color w:val="0000FF"/>
        </w:rPr>
        <w:t xml:space="preserve"> </w:t>
      </w:r>
      <w:r w:rsidR="005835E3">
        <w:t xml:space="preserve">on </w:t>
      </w:r>
      <w:r w:rsidR="002A230F">
        <w:t>the MySQL Community Edition</w:t>
      </w:r>
      <w:r w:rsidR="005835E3">
        <w:t xml:space="preserve"> and </w:t>
      </w:r>
      <w:r w:rsidR="005835E3" w:rsidRPr="002A230F">
        <w:rPr>
          <w:rFonts w:ascii="Consolas" w:hAnsi="Consolas" w:cs="Consolas"/>
          <w:color w:val="0000FF"/>
        </w:rPr>
        <w:t>Remove</w:t>
      </w:r>
    </w:p>
    <w:p w14:paraId="0564BC14" w14:textId="50972AB6" w:rsidR="00966D3D" w:rsidRDefault="00966D3D" w:rsidP="00966D3D">
      <w:pPr>
        <w:pStyle w:val="StepList511"/>
        <w:keepLines w:val="0"/>
        <w:tabs>
          <w:tab w:val="clear" w:pos="792"/>
        </w:tabs>
        <w:spacing w:before="120"/>
      </w:pPr>
      <w:r w:rsidRPr="00966D3D">
        <w:drawing>
          <wp:inline distT="0" distB="0" distL="0" distR="0" wp14:anchorId="230A59B2" wp14:editId="68E612C0">
            <wp:extent cx="5315578" cy="1942910"/>
            <wp:effectExtent l="0" t="0" r="0" b="635"/>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6"/>
                    <a:stretch>
                      <a:fillRect/>
                    </a:stretch>
                  </pic:blipFill>
                  <pic:spPr>
                    <a:xfrm>
                      <a:off x="0" y="0"/>
                      <a:ext cx="5338294" cy="1951213"/>
                    </a:xfrm>
                    <a:prstGeom prst="rect">
                      <a:avLst/>
                    </a:prstGeom>
                  </pic:spPr>
                </pic:pic>
              </a:graphicData>
            </a:graphic>
          </wp:inline>
        </w:drawing>
      </w:r>
      <w:r w:rsidRPr="00966D3D">
        <w:rPr>
          <w:noProof/>
        </w:rPr>
        <w:t xml:space="preserve"> </w:t>
      </w:r>
      <w:r w:rsidRPr="00966D3D">
        <w:drawing>
          <wp:inline distT="0" distB="0" distL="0" distR="0" wp14:anchorId="32F2B2B2" wp14:editId="65A3A79C">
            <wp:extent cx="1868993" cy="29238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2006912" cy="313964"/>
                    </a:xfrm>
                    <a:prstGeom prst="rect">
                      <a:avLst/>
                    </a:prstGeom>
                  </pic:spPr>
                </pic:pic>
              </a:graphicData>
            </a:graphic>
          </wp:inline>
        </w:drawing>
      </w:r>
    </w:p>
    <w:p w14:paraId="4C30DB11" w14:textId="77777777" w:rsidR="00404AE6" w:rsidRPr="00404AE6" w:rsidRDefault="00404AE6" w:rsidP="00404AE6">
      <w:pPr>
        <w:pStyle w:val="BodyText"/>
      </w:pPr>
    </w:p>
    <w:p w14:paraId="46340E8B" w14:textId="00EDBF7C" w:rsidR="00B327F5" w:rsidRDefault="00B327F5" w:rsidP="00B327F5">
      <w:pPr>
        <w:pStyle w:val="Heading2"/>
        <w:keepNext w:val="0"/>
        <w:spacing w:before="120" w:after="120"/>
      </w:pPr>
      <w:r>
        <w:t xml:space="preserve">Adding Data </w:t>
      </w:r>
      <w:r w:rsidR="00E34C98">
        <w:t>V</w:t>
      </w:r>
      <w:r>
        <w:t>irtualization data sources</w:t>
      </w:r>
      <w:bookmarkEnd w:id="5"/>
    </w:p>
    <w:p w14:paraId="561EC7C8" w14:textId="559A5678" w:rsidR="00B327F5" w:rsidRDefault="00B327F5" w:rsidP="00B04114">
      <w:pPr>
        <w:pStyle w:val="StepList511"/>
        <w:keepLines w:val="0"/>
        <w:tabs>
          <w:tab w:val="clear" w:pos="792"/>
        </w:tabs>
        <w:spacing w:before="120"/>
        <w:ind w:firstLine="0"/>
      </w:pPr>
      <w:r>
        <w:t xml:space="preserve">Let’s explore the Data Virtualization process by adding </w:t>
      </w:r>
      <w:r w:rsidR="00372EB1">
        <w:t xml:space="preserve">new </w:t>
      </w:r>
      <w:r>
        <w:t>data sources to virtualize.</w:t>
      </w:r>
    </w:p>
    <w:p w14:paraId="25C1395F" w14:textId="345D894A" w:rsidR="00B327F5" w:rsidRPr="00B80A77" w:rsidRDefault="00B327F5" w:rsidP="00B80A77">
      <w:pPr>
        <w:pStyle w:val="StepList511"/>
        <w:keepLines w:val="0"/>
        <w:numPr>
          <w:ilvl w:val="0"/>
          <w:numId w:val="23"/>
        </w:numPr>
        <w:spacing w:before="120"/>
      </w:pPr>
      <w:r>
        <w:t xml:space="preserve">Start at the </w:t>
      </w:r>
      <w:r w:rsidRPr="00F20CFD">
        <w:rPr>
          <w:rFonts w:ascii="Consolas" w:hAnsi="Consolas" w:cs="Consolas"/>
          <w:color w:val="0000FF"/>
        </w:rPr>
        <w:t>Navigation Menu</w:t>
      </w:r>
      <w:r w:rsidR="004B4E59">
        <w:rPr>
          <w:rFonts w:ascii="Consolas" w:hAnsi="Consolas" w:cs="Consolas"/>
          <w:color w:val="0000FF"/>
        </w:rPr>
        <w:t xml:space="preserve"> </w:t>
      </w:r>
      <w:r w:rsidR="004B4E59" w:rsidRPr="009E6DA1">
        <w:t>(“hamburger” icon)</w:t>
      </w:r>
      <w:r w:rsidR="00B80A77">
        <w:rPr>
          <w:rFonts w:ascii="Consolas" w:hAnsi="Consolas" w:cs="Consolas"/>
          <w:color w:val="0000FF"/>
        </w:rPr>
        <w:t xml:space="preserve"> </w:t>
      </w:r>
      <w:r w:rsidR="00B80A77">
        <w:rPr>
          <w:rFonts w:ascii="Wingdings 3" w:eastAsia="Wingdings 3" w:hAnsi="Wingdings 3" w:cs="Wingdings 3"/>
        </w:rPr>
        <w:t>a</w:t>
      </w:r>
      <w:r w:rsidR="00B80A77">
        <w:t xml:space="preserve"> </w:t>
      </w:r>
      <w:r w:rsidRPr="00B80A77">
        <w:rPr>
          <w:rFonts w:ascii="Consolas" w:hAnsi="Consolas" w:cs="Consolas"/>
          <w:color w:val="0000FF"/>
        </w:rPr>
        <w:t>Collect</w:t>
      </w:r>
      <w:r>
        <w:t xml:space="preserve"> </w:t>
      </w:r>
      <w:r>
        <w:rPr>
          <w:rFonts w:ascii="Wingdings 3" w:eastAsia="Wingdings 3" w:hAnsi="Wingdings 3" w:cs="Wingdings 3"/>
        </w:rPr>
        <w:t>a</w:t>
      </w:r>
      <w:r>
        <w:t xml:space="preserve"> </w:t>
      </w:r>
      <w:r w:rsidRPr="00B80A77">
        <w:rPr>
          <w:rFonts w:ascii="Consolas" w:hAnsi="Consolas" w:cs="Consolas"/>
          <w:color w:val="0000FF"/>
        </w:rPr>
        <w:t>Data virtualization</w:t>
      </w:r>
      <w:r w:rsidR="00E34C98">
        <w:rPr>
          <w:rFonts w:ascii="Consolas" w:hAnsi="Consolas" w:cs="Consolas"/>
          <w:color w:val="0000FF"/>
        </w:rPr>
        <w:t>.</w:t>
      </w:r>
    </w:p>
    <w:p w14:paraId="00C2AAB0" w14:textId="05A5A491" w:rsidR="00B327F5" w:rsidRDefault="00FC3622" w:rsidP="006924E2">
      <w:pPr>
        <w:pStyle w:val="StepList511"/>
        <w:keepLines w:val="0"/>
        <w:tabs>
          <w:tab w:val="clear" w:pos="792"/>
        </w:tabs>
        <w:spacing w:before="120"/>
        <w:ind w:firstLine="0"/>
      </w:pPr>
      <w:r>
        <w:rPr>
          <w:noProof/>
        </w:rPr>
        <w:drawing>
          <wp:inline distT="0" distB="0" distL="0" distR="0" wp14:anchorId="13537C83" wp14:editId="3FF5D919">
            <wp:extent cx="2047164" cy="1758461"/>
            <wp:effectExtent l="0" t="0" r="0" b="0"/>
            <wp:docPr id="394503676" name="Picture 43"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14">
                      <a:extLst>
                        <a:ext uri="{28A0092B-C50C-407E-A947-70E740481C1C}">
                          <a14:useLocalDpi xmlns:a14="http://schemas.microsoft.com/office/drawing/2010/main" val="0"/>
                        </a:ext>
                      </a:extLst>
                    </a:blip>
                    <a:stretch>
                      <a:fillRect/>
                    </a:stretch>
                  </pic:blipFill>
                  <pic:spPr>
                    <a:xfrm>
                      <a:off x="0" y="0"/>
                      <a:ext cx="2099256" cy="1803207"/>
                    </a:xfrm>
                    <a:prstGeom prst="rect">
                      <a:avLst/>
                    </a:prstGeom>
                  </pic:spPr>
                </pic:pic>
              </a:graphicData>
            </a:graphic>
          </wp:inline>
        </w:drawing>
      </w:r>
      <w:r>
        <w:rPr>
          <w:noProof/>
        </w:rPr>
        <w:drawing>
          <wp:inline distT="0" distB="0" distL="0" distR="0" wp14:anchorId="3ECF5581" wp14:editId="16B435C3">
            <wp:extent cx="3465657" cy="1266092"/>
            <wp:effectExtent l="0" t="0" r="1905" b="4445"/>
            <wp:docPr id="1288834117" name="Picture 128883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96807" cy="1277472"/>
                    </a:xfrm>
                    <a:prstGeom prst="rect">
                      <a:avLst/>
                    </a:prstGeom>
                  </pic:spPr>
                </pic:pic>
              </a:graphicData>
            </a:graphic>
          </wp:inline>
        </w:drawing>
      </w:r>
    </w:p>
    <w:p w14:paraId="3E0EF76B" w14:textId="3C8A83D9" w:rsidR="00B327F5" w:rsidRDefault="0087668F" w:rsidP="00B327F5">
      <w:pPr>
        <w:pStyle w:val="StepList511"/>
        <w:keepLines w:val="0"/>
        <w:numPr>
          <w:ilvl w:val="0"/>
          <w:numId w:val="23"/>
        </w:numPr>
        <w:spacing w:before="120"/>
      </w:pPr>
      <w:r>
        <w:t>In</w:t>
      </w:r>
      <w:r w:rsidR="00B327F5">
        <w:t xml:space="preserve"> the Data sources screen, click</w:t>
      </w:r>
      <w:r w:rsidR="00E34C98">
        <w:t xml:space="preserve"> the</w:t>
      </w:r>
      <w:r w:rsidR="00B327F5">
        <w:t xml:space="preserve"> </w:t>
      </w:r>
      <w:r w:rsidRPr="0087668F">
        <w:rPr>
          <w:rFonts w:ascii="Consolas" w:hAnsi="Consolas" w:cs="Consolas"/>
          <w:color w:val="0000FF"/>
        </w:rPr>
        <w:t>Arrow</w:t>
      </w:r>
      <w:r w:rsidRPr="0087668F">
        <w:rPr>
          <w:color w:val="0000FF"/>
        </w:rPr>
        <w:t xml:space="preserve"> </w:t>
      </w:r>
      <w:r w:rsidR="00E34C98">
        <w:t xml:space="preserve">next to </w:t>
      </w:r>
      <w:r>
        <w:t>‘</w:t>
      </w:r>
      <w:r w:rsidR="00B327F5" w:rsidRPr="0087668F">
        <w:rPr>
          <w:rFonts w:cs="Arial"/>
        </w:rPr>
        <w:t>Add</w:t>
      </w:r>
      <w:r w:rsidR="00824398" w:rsidRPr="0087668F">
        <w:rPr>
          <w:rFonts w:cs="Arial"/>
        </w:rPr>
        <w:t xml:space="preserve"> new data source</w:t>
      </w:r>
      <w:r>
        <w:rPr>
          <w:rFonts w:cs="Arial"/>
        </w:rPr>
        <w:t>’</w:t>
      </w:r>
      <w:r w:rsidR="00B327F5" w:rsidRPr="00BC340E">
        <w:rPr>
          <w:rFonts w:ascii="Consolas" w:hAnsi="Consolas" w:cs="Consolas"/>
          <w:color w:val="0000FF"/>
        </w:rPr>
        <w:t xml:space="preserve"> </w:t>
      </w:r>
      <w:r w:rsidR="00B327F5">
        <w:rPr>
          <w:rFonts w:ascii="Wingdings 3" w:eastAsia="Wingdings 3" w:hAnsi="Wingdings 3" w:cs="Wingdings 3"/>
        </w:rPr>
        <w:t>a</w:t>
      </w:r>
      <w:r w:rsidR="00B327F5">
        <w:t xml:space="preserve"> </w:t>
      </w:r>
      <w:proofErr w:type="gramStart"/>
      <w:r w:rsidR="00824398">
        <w:rPr>
          <w:rFonts w:ascii="Consolas" w:hAnsi="Consolas" w:cs="Consolas"/>
          <w:color w:val="0000FF"/>
        </w:rPr>
        <w:t>From</w:t>
      </w:r>
      <w:proofErr w:type="gramEnd"/>
      <w:r w:rsidR="00824398">
        <w:rPr>
          <w:rFonts w:ascii="Consolas" w:hAnsi="Consolas" w:cs="Consolas"/>
          <w:color w:val="0000FF"/>
        </w:rPr>
        <w:t xml:space="preserve"> existing connections</w:t>
      </w:r>
      <w:r w:rsidR="00E34C98">
        <w:rPr>
          <w:rFonts w:ascii="Consolas" w:hAnsi="Consolas" w:cs="Consolas"/>
          <w:color w:val="0000FF"/>
        </w:rPr>
        <w:t>.</w:t>
      </w:r>
    </w:p>
    <w:p w14:paraId="2F7782BA" w14:textId="5B00905C" w:rsidR="00824398" w:rsidRDefault="0087668F" w:rsidP="00FC3622">
      <w:pPr>
        <w:pStyle w:val="StepList511"/>
        <w:keepLines w:val="0"/>
        <w:tabs>
          <w:tab w:val="clear" w:pos="792"/>
        </w:tabs>
        <w:spacing w:before="120"/>
        <w:ind w:firstLine="0"/>
      </w:pPr>
      <w:r w:rsidRPr="0087668F">
        <w:rPr>
          <w:noProof/>
        </w:rPr>
        <w:drawing>
          <wp:inline distT="0" distB="0" distL="0" distR="0" wp14:anchorId="22323C8F" wp14:editId="291CD33F">
            <wp:extent cx="4099727" cy="2562330"/>
            <wp:effectExtent l="0" t="0" r="254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8"/>
                    <a:stretch>
                      <a:fillRect/>
                    </a:stretch>
                  </pic:blipFill>
                  <pic:spPr>
                    <a:xfrm>
                      <a:off x="0" y="0"/>
                      <a:ext cx="4196301" cy="2622688"/>
                    </a:xfrm>
                    <a:prstGeom prst="rect">
                      <a:avLst/>
                    </a:prstGeom>
                  </pic:spPr>
                </pic:pic>
              </a:graphicData>
            </a:graphic>
          </wp:inline>
        </w:drawing>
      </w:r>
      <w:r w:rsidR="00824398">
        <w:br w:type="page"/>
      </w:r>
    </w:p>
    <w:p w14:paraId="4A1FA563" w14:textId="2C30F3EF" w:rsidR="00B327F5" w:rsidRDefault="00B327F5" w:rsidP="00B327F5">
      <w:pPr>
        <w:pStyle w:val="StepList511"/>
        <w:keepLines w:val="0"/>
        <w:numPr>
          <w:ilvl w:val="0"/>
          <w:numId w:val="23"/>
        </w:numPr>
        <w:spacing w:before="120"/>
      </w:pPr>
      <w:r>
        <w:lastRenderedPageBreak/>
        <w:t xml:space="preserve">Select (click on) </w:t>
      </w:r>
      <w:r w:rsidRPr="00A83E65">
        <w:rPr>
          <w:rFonts w:ascii="Consolas" w:hAnsi="Consolas" w:cs="Consolas"/>
          <w:color w:val="0000FF"/>
        </w:rPr>
        <w:t xml:space="preserve">Db2 </w:t>
      </w:r>
      <w:r w:rsidR="0001428F">
        <w:rPr>
          <w:rFonts w:ascii="Consolas" w:hAnsi="Consolas" w:cs="Consolas"/>
          <w:color w:val="0000FF"/>
        </w:rPr>
        <w:t>Advanced Edition</w:t>
      </w:r>
      <w:r>
        <w:rPr>
          <w:rFonts w:ascii="Consolas" w:hAnsi="Consolas" w:cs="Consolas"/>
          <w:color w:val="0000FF"/>
        </w:rPr>
        <w:t xml:space="preserve"> </w:t>
      </w:r>
      <w:r>
        <w:rPr>
          <w:rFonts w:ascii="Wingdings 3" w:eastAsia="Wingdings 3" w:hAnsi="Wingdings 3" w:cs="Wingdings 3"/>
        </w:rPr>
        <w:t>a</w:t>
      </w:r>
      <w:r w:rsidRPr="00A83E65">
        <w:rPr>
          <w:rFonts w:ascii="Consolas" w:hAnsi="Consolas" w:cs="Consolas"/>
          <w:color w:val="0000FF"/>
        </w:rPr>
        <w:t xml:space="preserve"> Next</w:t>
      </w:r>
      <w:r w:rsidR="00E34C98">
        <w:rPr>
          <w:rFonts w:ascii="Consolas" w:hAnsi="Consolas" w:cs="Consolas"/>
          <w:color w:val="0000FF"/>
        </w:rPr>
        <w:t>.</w:t>
      </w:r>
    </w:p>
    <w:p w14:paraId="3B18AFB7" w14:textId="0B8113CE" w:rsidR="00B327F5" w:rsidRDefault="00784992" w:rsidP="00A83E65">
      <w:pPr>
        <w:pStyle w:val="StepList511"/>
        <w:keepLines w:val="0"/>
        <w:tabs>
          <w:tab w:val="clear" w:pos="792"/>
        </w:tabs>
        <w:spacing w:before="120"/>
        <w:ind w:firstLine="0"/>
      </w:pPr>
      <w:r w:rsidRPr="00784992">
        <w:rPr>
          <w:noProof/>
        </w:rPr>
        <w:drawing>
          <wp:inline distT="0" distB="0" distL="0" distR="0" wp14:anchorId="3A4E0EAF" wp14:editId="5C3D63E3">
            <wp:extent cx="5167522" cy="35968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2675" cy="464446"/>
                    </a:xfrm>
                    <a:prstGeom prst="rect">
                      <a:avLst/>
                    </a:prstGeom>
                  </pic:spPr>
                </pic:pic>
              </a:graphicData>
            </a:graphic>
          </wp:inline>
        </w:drawing>
      </w:r>
    </w:p>
    <w:p w14:paraId="772F0F11" w14:textId="6D0AE034" w:rsidR="00764A8B" w:rsidRDefault="0087668F" w:rsidP="00B327F5">
      <w:pPr>
        <w:pStyle w:val="StepList511"/>
        <w:keepLines w:val="0"/>
        <w:numPr>
          <w:ilvl w:val="0"/>
          <w:numId w:val="23"/>
        </w:numPr>
        <w:spacing w:before="120"/>
      </w:pPr>
      <w:r>
        <w:t>You will notice a new Data sour</w:t>
      </w:r>
      <w:r w:rsidR="00E34C98">
        <w:t>c</w:t>
      </w:r>
      <w:r>
        <w:t>e hostname created by Username user1001 (port 32030)</w:t>
      </w:r>
    </w:p>
    <w:p w14:paraId="4985F050" w14:textId="3FA9B737" w:rsidR="00764A8B" w:rsidRDefault="00784992" w:rsidP="00764A8B">
      <w:pPr>
        <w:pStyle w:val="StepList511"/>
        <w:keepLines w:val="0"/>
        <w:tabs>
          <w:tab w:val="clear" w:pos="792"/>
        </w:tabs>
        <w:spacing w:before="120"/>
        <w:ind w:firstLine="0"/>
      </w:pPr>
      <w:r w:rsidRPr="00784992">
        <w:rPr>
          <w:noProof/>
        </w:rPr>
        <w:drawing>
          <wp:inline distT="0" distB="0" distL="0" distR="0" wp14:anchorId="6CE68E2C" wp14:editId="741E33B9">
            <wp:extent cx="5273027" cy="29980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7480" cy="326778"/>
                    </a:xfrm>
                    <a:prstGeom prst="rect">
                      <a:avLst/>
                    </a:prstGeom>
                  </pic:spPr>
                </pic:pic>
              </a:graphicData>
            </a:graphic>
          </wp:inline>
        </w:drawing>
      </w:r>
    </w:p>
    <w:p w14:paraId="3D19D6C6" w14:textId="55481690" w:rsidR="00B327F5" w:rsidRPr="0065711A" w:rsidRDefault="5E6CC8F9" w:rsidP="00B327F5">
      <w:pPr>
        <w:pStyle w:val="StepList511"/>
        <w:keepLines w:val="0"/>
        <w:numPr>
          <w:ilvl w:val="0"/>
          <w:numId w:val="23"/>
        </w:numPr>
        <w:spacing w:before="120"/>
      </w:pPr>
      <w:r>
        <w:t xml:space="preserve">Repeat this again: </w:t>
      </w:r>
      <w:r w:rsidRPr="5E6CC8F9">
        <w:rPr>
          <w:rFonts w:ascii="Consolas" w:hAnsi="Consolas" w:cs="Consolas"/>
          <w:color w:val="0000FF"/>
        </w:rPr>
        <w:t xml:space="preserve">Add new data source </w:t>
      </w:r>
      <w:r w:rsidRPr="5E6CC8F9">
        <w:rPr>
          <w:rFonts w:ascii="Wingdings 3" w:eastAsia="Wingdings 3" w:hAnsi="Wingdings 3" w:cs="Wingdings 3"/>
        </w:rPr>
        <w:t>a</w:t>
      </w:r>
      <w:r>
        <w:t xml:space="preserve"> </w:t>
      </w:r>
      <w:proofErr w:type="gramStart"/>
      <w:r w:rsidRPr="5E6CC8F9">
        <w:rPr>
          <w:rFonts w:ascii="Consolas" w:hAnsi="Consolas" w:cs="Consolas"/>
          <w:color w:val="0000FF"/>
        </w:rPr>
        <w:t>From</w:t>
      </w:r>
      <w:proofErr w:type="gramEnd"/>
      <w:r w:rsidRPr="5E6CC8F9">
        <w:rPr>
          <w:rFonts w:ascii="Consolas" w:hAnsi="Consolas" w:cs="Consolas"/>
          <w:color w:val="0000FF"/>
        </w:rPr>
        <w:t xml:space="preserve"> existing connections</w:t>
      </w:r>
      <w:r w:rsidR="00E34C98">
        <w:rPr>
          <w:rFonts w:ascii="Consolas" w:hAnsi="Consolas" w:cs="Consolas"/>
          <w:color w:val="0000FF"/>
        </w:rPr>
        <w:t>.</w:t>
      </w:r>
    </w:p>
    <w:p w14:paraId="235134DC" w14:textId="610581FD" w:rsidR="00B327F5" w:rsidRDefault="00784992" w:rsidP="007C245B">
      <w:pPr>
        <w:pStyle w:val="StepList511"/>
        <w:keepLines w:val="0"/>
        <w:tabs>
          <w:tab w:val="clear" w:pos="792"/>
        </w:tabs>
        <w:spacing w:before="120"/>
        <w:ind w:firstLine="0"/>
      </w:pPr>
      <w:r>
        <w:rPr>
          <w:noProof/>
        </w:rPr>
        <w:drawing>
          <wp:inline distT="0" distB="0" distL="0" distR="0" wp14:anchorId="630D68BC" wp14:editId="36B1AB4B">
            <wp:extent cx="3092898" cy="1543050"/>
            <wp:effectExtent l="0" t="0" r="0" b="0"/>
            <wp:docPr id="591273442" name="Picture 59127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092898" cy="1543050"/>
                    </a:xfrm>
                    <a:prstGeom prst="rect">
                      <a:avLst/>
                    </a:prstGeom>
                  </pic:spPr>
                </pic:pic>
              </a:graphicData>
            </a:graphic>
          </wp:inline>
        </w:drawing>
      </w:r>
    </w:p>
    <w:p w14:paraId="3FE9E34F" w14:textId="49966CE7" w:rsidR="00B327F5" w:rsidRDefault="00B327F5" w:rsidP="00B327F5">
      <w:pPr>
        <w:pStyle w:val="StepList511"/>
        <w:keepLines w:val="0"/>
        <w:numPr>
          <w:ilvl w:val="0"/>
          <w:numId w:val="23"/>
        </w:numPr>
        <w:spacing w:before="120"/>
      </w:pPr>
      <w:r>
        <w:t xml:space="preserve">Select (click on) </w:t>
      </w:r>
      <w:r w:rsidRPr="001E746C">
        <w:rPr>
          <w:rFonts w:ascii="Consolas" w:hAnsi="Consolas" w:cs="Consolas"/>
          <w:color w:val="0000FF"/>
        </w:rPr>
        <w:t>MongoDB</w:t>
      </w:r>
      <w:r>
        <w:t xml:space="preserve"> </w:t>
      </w:r>
      <w:r>
        <w:rPr>
          <w:rFonts w:ascii="Wingdings 3" w:eastAsia="Wingdings 3" w:hAnsi="Wingdings 3" w:cs="Wingdings 3"/>
        </w:rPr>
        <w:t>a</w:t>
      </w:r>
      <w:r>
        <w:t xml:space="preserve"> </w:t>
      </w:r>
      <w:r>
        <w:rPr>
          <w:rFonts w:ascii="Consolas" w:hAnsi="Consolas" w:cs="Consolas"/>
          <w:color w:val="0000FF"/>
        </w:rPr>
        <w:t>Next</w:t>
      </w:r>
      <w:r w:rsidR="00E34C98">
        <w:rPr>
          <w:rFonts w:ascii="Consolas" w:hAnsi="Consolas" w:cs="Consolas"/>
          <w:color w:val="0000FF"/>
        </w:rPr>
        <w:t>.</w:t>
      </w:r>
    </w:p>
    <w:p w14:paraId="0AC21E40" w14:textId="6B65AE67" w:rsidR="00B327F5" w:rsidRDefault="00DE6DB8" w:rsidP="002D6F13">
      <w:pPr>
        <w:pStyle w:val="StepList511"/>
        <w:keepLines w:val="0"/>
        <w:tabs>
          <w:tab w:val="clear" w:pos="792"/>
        </w:tabs>
        <w:spacing w:before="120"/>
        <w:ind w:firstLine="0"/>
      </w:pPr>
      <w:r w:rsidRPr="00DE6DB8">
        <w:rPr>
          <w:noProof/>
        </w:rPr>
        <w:drawing>
          <wp:inline distT="0" distB="0" distL="0" distR="0" wp14:anchorId="5A56A1B2" wp14:editId="36E083AE">
            <wp:extent cx="5848350" cy="1483824"/>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4431" cy="1490441"/>
                    </a:xfrm>
                    <a:prstGeom prst="rect">
                      <a:avLst/>
                    </a:prstGeom>
                  </pic:spPr>
                </pic:pic>
              </a:graphicData>
            </a:graphic>
          </wp:inline>
        </w:drawing>
      </w:r>
    </w:p>
    <w:p w14:paraId="2EDCB359" w14:textId="28F0F5AC" w:rsidR="00B31AE1" w:rsidRDefault="00B327F5" w:rsidP="00DE6DB8">
      <w:pPr>
        <w:pStyle w:val="StepList"/>
        <w:keepLines w:val="0"/>
        <w:tabs>
          <w:tab w:val="clear" w:pos="864"/>
        </w:tabs>
        <w:spacing w:before="120"/>
        <w:ind w:left="792" w:hanging="792"/>
      </w:pPr>
      <w:r>
        <w:t xml:space="preserve">You should now </w:t>
      </w:r>
      <w:r w:rsidR="00DE6DB8">
        <w:t>see the following</w:t>
      </w:r>
      <w:r>
        <w:t xml:space="preserve"> Data virtualization Data sources. </w:t>
      </w:r>
    </w:p>
    <w:p w14:paraId="67512FC8" w14:textId="6CA2712D" w:rsidR="00B327F5" w:rsidRDefault="00DE6DB8" w:rsidP="00B31AE1">
      <w:pPr>
        <w:pStyle w:val="StepList"/>
        <w:keepLines w:val="0"/>
        <w:numPr>
          <w:ilvl w:val="0"/>
          <w:numId w:val="0"/>
        </w:numPr>
        <w:spacing w:before="120"/>
        <w:ind w:left="792"/>
      </w:pPr>
      <w:r w:rsidRPr="00DE6DB8">
        <w:rPr>
          <w:noProof/>
        </w:rPr>
        <w:drawing>
          <wp:inline distT="0" distB="0" distL="0" distR="0" wp14:anchorId="78AEF6B6" wp14:editId="6C9C732E">
            <wp:extent cx="5808688" cy="1899300"/>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0539" cy="1909714"/>
                    </a:xfrm>
                    <a:prstGeom prst="rect">
                      <a:avLst/>
                    </a:prstGeom>
                  </pic:spPr>
                </pic:pic>
              </a:graphicData>
            </a:graphic>
          </wp:inline>
        </w:drawing>
      </w:r>
    </w:p>
    <w:p w14:paraId="30A2F827" w14:textId="77777777" w:rsidR="00B327F5" w:rsidRDefault="00B327F5" w:rsidP="00C93F06">
      <w:pPr>
        <w:pStyle w:val="StepList511"/>
        <w:keepLines w:val="0"/>
        <w:tabs>
          <w:tab w:val="clear" w:pos="792"/>
        </w:tabs>
        <w:spacing w:before="120"/>
        <w:ind w:firstLine="0"/>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B327F5" w14:paraId="72F52883" w14:textId="77777777" w:rsidTr="00335546">
        <w:trPr>
          <w:jc w:val="center"/>
        </w:trPr>
        <w:tc>
          <w:tcPr>
            <w:tcW w:w="749" w:type="dxa"/>
            <w:shd w:val="clear" w:color="auto" w:fill="F3F3F3"/>
            <w:vAlign w:val="center"/>
          </w:tcPr>
          <w:p w14:paraId="7716CA9A" w14:textId="77777777" w:rsidR="00B327F5" w:rsidRDefault="00B327F5" w:rsidP="00335546">
            <w:pPr>
              <w:spacing w:before="0" w:after="0"/>
              <w:jc w:val="center"/>
              <w:rPr>
                <w:rFonts w:eastAsia="SimSun" w:cs="Miriam"/>
                <w:b/>
              </w:rPr>
            </w:pPr>
            <w:r>
              <w:rPr>
                <w:rFonts w:eastAsia="SimSun" w:cs="Miriam"/>
                <w:b/>
                <w:noProof/>
              </w:rPr>
              <w:drawing>
                <wp:inline distT="0" distB="0" distL="0" distR="0" wp14:anchorId="5DB2D49A" wp14:editId="30930186">
                  <wp:extent cx="329565" cy="329565"/>
                  <wp:effectExtent l="0" t="0" r="0" b="0"/>
                  <wp:docPr id="265" name="Picture 265"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son-Female-Light-ic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40677F5D" w14:textId="77777777" w:rsidR="00B327F5" w:rsidRDefault="00B327F5" w:rsidP="00335546">
            <w:pPr>
              <w:spacing w:before="0" w:after="0"/>
              <w:jc w:val="center"/>
              <w:rPr>
                <w:rFonts w:eastAsia="SimSun" w:cs="Miriam"/>
                <w:color w:val="000000" w:themeColor="text1"/>
                <w:sz w:val="12"/>
                <w:szCs w:val="12"/>
              </w:rPr>
            </w:pPr>
          </w:p>
          <w:p w14:paraId="5D8DF1B8" w14:textId="77777777" w:rsidR="00B327F5" w:rsidRDefault="00B327F5" w:rsidP="00335546">
            <w:pPr>
              <w:spacing w:before="0" w:after="0"/>
              <w:jc w:val="center"/>
              <w:rPr>
                <w:rFonts w:eastAsia="SimSun" w:cs="Miriam"/>
                <w:color w:val="000000" w:themeColor="text1"/>
                <w:sz w:val="12"/>
                <w:szCs w:val="12"/>
              </w:rPr>
            </w:pPr>
            <w:r w:rsidRPr="002C42F4">
              <w:rPr>
                <w:rFonts w:eastAsia="SimSun" w:cs="Miriam"/>
                <w:color w:val="000000" w:themeColor="text1"/>
                <w:sz w:val="12"/>
                <w:szCs w:val="12"/>
              </w:rPr>
              <w:t>Data</w:t>
            </w:r>
          </w:p>
          <w:p w14:paraId="297EFF01" w14:textId="77777777" w:rsidR="00B327F5" w:rsidRPr="002C42F4" w:rsidRDefault="00B327F5" w:rsidP="00335546">
            <w:pPr>
              <w:spacing w:before="0" w:after="0"/>
              <w:jc w:val="center"/>
              <w:rPr>
                <w:rFonts w:eastAsia="SimSun" w:cs="Miriam"/>
                <w:sz w:val="12"/>
                <w:szCs w:val="12"/>
              </w:rPr>
            </w:pPr>
            <w:r>
              <w:rPr>
                <w:rFonts w:eastAsia="SimSun" w:cs="Miriam"/>
                <w:color w:val="000000" w:themeColor="text1"/>
                <w:sz w:val="12"/>
                <w:szCs w:val="12"/>
              </w:rPr>
              <w:t>Engineer</w:t>
            </w:r>
          </w:p>
        </w:tc>
        <w:tc>
          <w:tcPr>
            <w:tcW w:w="9532" w:type="dxa"/>
            <w:shd w:val="clear" w:color="auto" w:fill="F3F3F3"/>
            <w:vAlign w:val="center"/>
          </w:tcPr>
          <w:p w14:paraId="08099711" w14:textId="3F0D9928" w:rsidR="00B327F5" w:rsidRPr="000710F8" w:rsidRDefault="00B327F5" w:rsidP="00335546">
            <w:pPr>
              <w:pStyle w:val="StepList511"/>
              <w:keepLines w:val="0"/>
              <w:tabs>
                <w:tab w:val="clear" w:pos="792"/>
              </w:tabs>
              <w:spacing w:before="120"/>
              <w:ind w:left="0" w:firstLine="0"/>
              <w:rPr>
                <w:sz w:val="20"/>
                <w:szCs w:val="20"/>
              </w:rPr>
            </w:pPr>
            <w:r>
              <w:rPr>
                <w:sz w:val="20"/>
                <w:szCs w:val="20"/>
              </w:rPr>
              <w:t>In this exercise, you</w:t>
            </w:r>
            <w:r w:rsidRPr="000710F8">
              <w:rPr>
                <w:sz w:val="20"/>
                <w:szCs w:val="20"/>
              </w:rPr>
              <w:t xml:space="preserve"> used previously created connections to create Data sources in the Data virtualization instance. You could have created the connection dynamically </w:t>
            </w:r>
            <w:r>
              <w:rPr>
                <w:sz w:val="20"/>
                <w:szCs w:val="20"/>
              </w:rPr>
              <w:t>on this screen</w:t>
            </w:r>
            <w:r w:rsidRPr="000710F8">
              <w:rPr>
                <w:sz w:val="20"/>
                <w:szCs w:val="20"/>
              </w:rPr>
              <w:t xml:space="preserve"> as well.</w:t>
            </w:r>
          </w:p>
        </w:tc>
      </w:tr>
    </w:tbl>
    <w:p w14:paraId="210A4F32" w14:textId="20A906DF" w:rsidR="00B327F5" w:rsidRPr="003362F4" w:rsidRDefault="00B327F5" w:rsidP="00B327F5">
      <w:pPr>
        <w:pStyle w:val="Heading2"/>
        <w:keepNext w:val="0"/>
        <w:spacing w:before="120" w:after="120"/>
      </w:pPr>
      <w:bookmarkStart w:id="6" w:name="_Toc29308904"/>
      <w:r>
        <w:lastRenderedPageBreak/>
        <w:t>Virtualizing the Db2 data</w:t>
      </w:r>
      <w:bookmarkEnd w:id="6"/>
    </w:p>
    <w:p w14:paraId="238CEF82" w14:textId="77777777" w:rsidR="00B327F5" w:rsidRDefault="00B327F5" w:rsidP="00F01FF4">
      <w:pPr>
        <w:pStyle w:val="StepList511"/>
        <w:keepLines w:val="0"/>
        <w:tabs>
          <w:tab w:val="clear" w:pos="792"/>
        </w:tabs>
        <w:spacing w:before="120"/>
        <w:ind w:firstLine="0"/>
      </w:pPr>
      <w:r>
        <w:t xml:space="preserve">In the next exercise, you will virtualize the Db2 table </w:t>
      </w:r>
      <w:r>
        <w:rPr>
          <w:rFonts w:ascii="Consolas" w:hAnsi="Consolas" w:cs="Consolas"/>
          <w:color w:val="0000FF"/>
        </w:rPr>
        <w:t>CUSTOMER_D</w:t>
      </w:r>
      <w:r w:rsidRPr="006F5A0B">
        <w:rPr>
          <w:rFonts w:ascii="Consolas" w:hAnsi="Consolas" w:cs="Consolas"/>
          <w:color w:val="0000FF"/>
        </w:rPr>
        <w:t>EMOCHURN</w:t>
      </w:r>
      <w:r>
        <w:t xml:space="preserve">. </w:t>
      </w:r>
    </w:p>
    <w:p w14:paraId="70CD067F" w14:textId="03029D62" w:rsidR="00B327F5" w:rsidRDefault="00B327F5" w:rsidP="00B327F5">
      <w:pPr>
        <w:pStyle w:val="StepList511"/>
        <w:keepLines w:val="0"/>
        <w:numPr>
          <w:ilvl w:val="0"/>
          <w:numId w:val="23"/>
        </w:numPr>
        <w:spacing w:before="120"/>
      </w:pPr>
      <w:r>
        <w:t xml:space="preserve">At the top left of the screen, click </w:t>
      </w:r>
      <w:r w:rsidR="0087668F">
        <w:rPr>
          <w:rFonts w:ascii="Consolas" w:hAnsi="Consolas" w:cs="Consolas"/>
          <w:color w:val="0000FF"/>
        </w:rPr>
        <w:t>Data sources</w:t>
      </w:r>
      <w:r>
        <w:rPr>
          <w:rFonts w:ascii="Consolas" w:hAnsi="Consolas" w:cs="Consolas"/>
          <w:color w:val="0000FF"/>
        </w:rPr>
        <w:t xml:space="preserve"> </w:t>
      </w:r>
      <w:r>
        <w:rPr>
          <w:rFonts w:ascii="Wingdings 3" w:eastAsia="Wingdings 3" w:hAnsi="Wingdings 3" w:cs="Wingdings 3"/>
        </w:rPr>
        <w:t>a</w:t>
      </w:r>
      <w:r>
        <w:t xml:space="preserve"> </w:t>
      </w:r>
      <w:r>
        <w:rPr>
          <w:rFonts w:ascii="Consolas" w:hAnsi="Consolas" w:cs="Consolas"/>
          <w:color w:val="0000FF"/>
        </w:rPr>
        <w:t>Virtualize</w:t>
      </w:r>
      <w:r w:rsidR="00E34C98">
        <w:rPr>
          <w:rFonts w:ascii="Consolas" w:hAnsi="Consolas" w:cs="Consolas"/>
          <w:color w:val="0000FF"/>
        </w:rPr>
        <w:t>.</w:t>
      </w:r>
    </w:p>
    <w:p w14:paraId="047F1FCA" w14:textId="0534E799" w:rsidR="00B327F5" w:rsidRDefault="004E1930" w:rsidP="007E5FC5">
      <w:pPr>
        <w:pStyle w:val="StepList511"/>
        <w:keepLines w:val="0"/>
        <w:tabs>
          <w:tab w:val="clear" w:pos="792"/>
        </w:tabs>
        <w:spacing w:before="120"/>
        <w:ind w:firstLine="0"/>
        <w:rPr>
          <w:ins w:id="7" w:author="Kent Rubin" w:date="2020-10-24T09:16:00Z"/>
        </w:rPr>
      </w:pPr>
      <w:r w:rsidRPr="004E1930">
        <w:rPr>
          <w:noProof/>
        </w:rPr>
        <w:drawing>
          <wp:inline distT="0" distB="0" distL="0" distR="0" wp14:anchorId="4C644B4E" wp14:editId="038FCCAF">
            <wp:extent cx="1376416" cy="119921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92322" cy="1213071"/>
                    </a:xfrm>
                    <a:prstGeom prst="rect">
                      <a:avLst/>
                    </a:prstGeom>
                  </pic:spPr>
                </pic:pic>
              </a:graphicData>
            </a:graphic>
          </wp:inline>
        </w:drawing>
      </w:r>
    </w:p>
    <w:p w14:paraId="59A58A8F" w14:textId="37EE4B25" w:rsidR="007B7D6B" w:rsidRDefault="007B7D6B" w:rsidP="007E5FC5">
      <w:pPr>
        <w:pStyle w:val="StepList511"/>
        <w:keepLines w:val="0"/>
        <w:tabs>
          <w:tab w:val="clear" w:pos="792"/>
        </w:tabs>
        <w:spacing w:before="120"/>
        <w:ind w:firstLine="0"/>
      </w:pPr>
      <w:r>
        <w:t>NOTE: If you experience an error message after a minute or two and see this message:</w:t>
      </w:r>
    </w:p>
    <w:p w14:paraId="4BC5A567" w14:textId="20F0CE44" w:rsidR="007B7D6B" w:rsidRDefault="007B7D6B" w:rsidP="007E5FC5">
      <w:pPr>
        <w:pStyle w:val="StepList511"/>
        <w:keepLines w:val="0"/>
        <w:tabs>
          <w:tab w:val="clear" w:pos="792"/>
        </w:tabs>
        <w:spacing w:before="120"/>
        <w:ind w:firstLine="0"/>
      </w:pPr>
      <w:r w:rsidRPr="007B7D6B">
        <w:rPr>
          <w:noProof/>
        </w:rPr>
        <w:drawing>
          <wp:inline distT="0" distB="0" distL="0" distR="0" wp14:anchorId="1F03ED85" wp14:editId="05FB9E33">
            <wp:extent cx="4461468" cy="2599905"/>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6"/>
                    <a:stretch>
                      <a:fillRect/>
                    </a:stretch>
                  </pic:blipFill>
                  <pic:spPr>
                    <a:xfrm>
                      <a:off x="0" y="0"/>
                      <a:ext cx="4514191" cy="2630629"/>
                    </a:xfrm>
                    <a:prstGeom prst="rect">
                      <a:avLst/>
                    </a:prstGeom>
                  </pic:spPr>
                </pic:pic>
              </a:graphicData>
            </a:graphic>
          </wp:inline>
        </w:drawing>
      </w:r>
    </w:p>
    <w:p w14:paraId="5125C1F8" w14:textId="04088386" w:rsidR="007B7D6B" w:rsidRPr="007B7D6B" w:rsidRDefault="007B7D6B" w:rsidP="007E5FC5">
      <w:pPr>
        <w:pStyle w:val="StepList511"/>
        <w:keepLines w:val="0"/>
        <w:tabs>
          <w:tab w:val="clear" w:pos="792"/>
        </w:tabs>
        <w:spacing w:before="120"/>
        <w:ind w:firstLine="0"/>
      </w:pPr>
      <w:r>
        <w:t xml:space="preserve">Simply </w:t>
      </w:r>
      <w:r w:rsidR="00A41F69">
        <w:t xml:space="preserve">wait 5 minutes then </w:t>
      </w:r>
      <w:r>
        <w:t>refresh the browser and the tables should appear.</w:t>
      </w:r>
    </w:p>
    <w:p w14:paraId="1BF3405B" w14:textId="165C773F" w:rsidR="00B327F5" w:rsidRDefault="00B327F5" w:rsidP="00B327F5">
      <w:pPr>
        <w:pStyle w:val="StepList511"/>
        <w:keepLines w:val="0"/>
        <w:numPr>
          <w:ilvl w:val="0"/>
          <w:numId w:val="23"/>
        </w:numPr>
        <w:spacing w:before="120"/>
      </w:pPr>
      <w:r>
        <w:t xml:space="preserve">Under </w:t>
      </w:r>
      <w:r w:rsidRPr="009B3556">
        <w:rPr>
          <w:rFonts w:ascii="Consolas" w:hAnsi="Consolas" w:cs="Consolas"/>
          <w:color w:val="0000FF"/>
        </w:rPr>
        <w:t>Databases</w:t>
      </w:r>
      <w:r>
        <w:t xml:space="preserve">, check box </w:t>
      </w:r>
      <w:r w:rsidRPr="009B3556">
        <w:rPr>
          <w:rFonts w:ascii="Consolas" w:hAnsi="Consolas" w:cs="Consolas"/>
          <w:color w:val="0000FF"/>
        </w:rPr>
        <w:t>Db2 Family</w:t>
      </w:r>
      <w:r w:rsidR="00E34C98">
        <w:rPr>
          <w:rFonts w:ascii="Consolas" w:hAnsi="Consolas" w:cs="Consolas"/>
          <w:color w:val="0000FF"/>
        </w:rPr>
        <w:t>.</w:t>
      </w:r>
    </w:p>
    <w:p w14:paraId="5DF8B0D5" w14:textId="745759AB" w:rsidR="00B327F5" w:rsidRDefault="00B327F5" w:rsidP="009B3556">
      <w:pPr>
        <w:pStyle w:val="StepList511"/>
        <w:keepLines w:val="0"/>
        <w:tabs>
          <w:tab w:val="clear" w:pos="792"/>
        </w:tabs>
        <w:spacing w:before="120"/>
        <w:ind w:firstLine="0"/>
      </w:pPr>
      <w:r>
        <w:t xml:space="preserve">Fill in the </w:t>
      </w:r>
      <w:r w:rsidRPr="009B3556">
        <w:rPr>
          <w:rFonts w:ascii="Consolas" w:hAnsi="Consolas" w:cs="Consolas"/>
          <w:color w:val="0000FF"/>
        </w:rPr>
        <w:t>Search</w:t>
      </w:r>
      <w:r>
        <w:t xml:space="preserve"> bar with </w:t>
      </w:r>
      <w:r w:rsidRPr="00C559AF">
        <w:rPr>
          <w:rFonts w:ascii="Consolas" w:hAnsi="Consolas" w:cs="Consolas"/>
          <w:iCs/>
          <w:color w:val="2634FF"/>
        </w:rPr>
        <w:t>CUSTOMER_DEMOCHURN</w:t>
      </w:r>
      <w:r w:rsidR="00E34C98">
        <w:rPr>
          <w:rFonts w:ascii="Consolas" w:hAnsi="Consolas" w:cs="Consolas"/>
          <w:iCs/>
          <w:color w:val="2634FF"/>
        </w:rPr>
        <w:t>.</w:t>
      </w:r>
    </w:p>
    <w:p w14:paraId="28A4CA0D" w14:textId="44F58662" w:rsidR="00B327F5" w:rsidRDefault="00C559AF" w:rsidP="009B3556">
      <w:pPr>
        <w:pStyle w:val="StepList511"/>
        <w:keepLines w:val="0"/>
        <w:tabs>
          <w:tab w:val="clear" w:pos="792"/>
        </w:tabs>
        <w:spacing w:before="120"/>
        <w:ind w:firstLine="0"/>
      </w:pPr>
      <w:r w:rsidRPr="00C559AF">
        <w:rPr>
          <w:noProof/>
        </w:rPr>
        <w:drawing>
          <wp:inline distT="0" distB="0" distL="0" distR="0" wp14:anchorId="1A313E09" wp14:editId="1DF53AE6">
            <wp:extent cx="2954867" cy="1168190"/>
            <wp:effectExtent l="0" t="0" r="4445"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27"/>
                    <a:stretch>
                      <a:fillRect/>
                    </a:stretch>
                  </pic:blipFill>
                  <pic:spPr>
                    <a:xfrm>
                      <a:off x="0" y="0"/>
                      <a:ext cx="3085606" cy="1219877"/>
                    </a:xfrm>
                    <a:prstGeom prst="rect">
                      <a:avLst/>
                    </a:prstGeom>
                  </pic:spPr>
                </pic:pic>
              </a:graphicData>
            </a:graphic>
          </wp:inline>
        </w:drawing>
      </w:r>
    </w:p>
    <w:p w14:paraId="54E81310" w14:textId="07B96CED" w:rsidR="00B327F5" w:rsidRDefault="00B327F5" w:rsidP="00B327F5">
      <w:pPr>
        <w:pStyle w:val="StepList511"/>
        <w:keepLines w:val="0"/>
        <w:numPr>
          <w:ilvl w:val="0"/>
          <w:numId w:val="23"/>
        </w:numPr>
        <w:spacing w:before="120"/>
      </w:pPr>
      <w:r>
        <w:t xml:space="preserve">Check </w:t>
      </w:r>
      <w:r w:rsidR="00E34C98">
        <w:t xml:space="preserve">the </w:t>
      </w:r>
      <w:r>
        <w:t xml:space="preserve">able </w:t>
      </w:r>
      <w:r>
        <w:rPr>
          <w:rFonts w:ascii="Consolas" w:hAnsi="Consolas" w:cs="Consolas"/>
          <w:color w:val="0000FF"/>
        </w:rPr>
        <w:t>CPDUSER.CUSTOMER</w:t>
      </w:r>
      <w:r w:rsidRPr="009B3556">
        <w:rPr>
          <w:rFonts w:ascii="Consolas" w:hAnsi="Consolas" w:cs="Consolas"/>
          <w:color w:val="0000FF"/>
        </w:rPr>
        <w:t>_</w:t>
      </w:r>
      <w:r>
        <w:rPr>
          <w:rFonts w:ascii="Consolas" w:hAnsi="Consolas" w:cs="Consolas"/>
          <w:color w:val="0000FF"/>
        </w:rPr>
        <w:t xml:space="preserve">DEMOCHURN </w:t>
      </w:r>
      <w:r w:rsidR="0087668F">
        <w:t xml:space="preserve">from the </w:t>
      </w:r>
      <w:r w:rsidR="0087668F" w:rsidRPr="0087668F">
        <w:rPr>
          <w:rFonts w:ascii="Consolas" w:hAnsi="Consolas" w:cs="Consolas"/>
          <w:color w:val="0000FF"/>
        </w:rPr>
        <w:t>CPDUSER</w:t>
      </w:r>
      <w:r w:rsidR="0087668F">
        <w:t xml:space="preserve"> schema</w:t>
      </w:r>
      <w:r w:rsidR="00E34C98">
        <w:t>.</w:t>
      </w:r>
    </w:p>
    <w:p w14:paraId="66302B72" w14:textId="2B65141F" w:rsidR="00B327F5" w:rsidRPr="001B72B2" w:rsidRDefault="00E34C98" w:rsidP="006B73E9">
      <w:pPr>
        <w:pStyle w:val="StepList511"/>
        <w:keepLines w:val="0"/>
        <w:tabs>
          <w:tab w:val="clear" w:pos="792"/>
        </w:tabs>
        <w:spacing w:before="120"/>
        <w:ind w:firstLine="0"/>
      </w:pPr>
      <w:r>
        <w:t>If. You didn’t do the Organize/Transform lab, choose</w:t>
      </w:r>
      <w:r w:rsidR="00B327F5" w:rsidRPr="006B73E9">
        <w:t xml:space="preserve"> </w:t>
      </w:r>
      <w:r w:rsidR="00B327F5">
        <w:rPr>
          <w:rFonts w:ascii="Consolas" w:hAnsi="Consolas" w:cs="Consolas"/>
          <w:color w:val="0000FF"/>
        </w:rPr>
        <w:t>SOLUTIONS.CUSTOMER_DEMOCHURN</w:t>
      </w:r>
      <w:r>
        <w:rPr>
          <w:rFonts w:ascii="Consolas" w:hAnsi="Consolas" w:cs="Consolas"/>
          <w:color w:val="0000FF"/>
        </w:rPr>
        <w:t>.</w:t>
      </w:r>
    </w:p>
    <w:p w14:paraId="495FA9FF" w14:textId="68E4D05A" w:rsidR="00B327F5" w:rsidRDefault="0087668F" w:rsidP="002679F0">
      <w:pPr>
        <w:pStyle w:val="StepList511"/>
        <w:keepLines w:val="0"/>
        <w:tabs>
          <w:tab w:val="clear" w:pos="792"/>
        </w:tabs>
        <w:spacing w:before="120"/>
        <w:ind w:firstLine="0"/>
      </w:pPr>
      <w:r w:rsidRPr="0087668F">
        <w:rPr>
          <w:noProof/>
        </w:rPr>
        <w:lastRenderedPageBreak/>
        <w:drawing>
          <wp:inline distT="0" distB="0" distL="0" distR="0" wp14:anchorId="0E5792CC" wp14:editId="5ACD17E1">
            <wp:extent cx="4504267" cy="2449944"/>
            <wp:effectExtent l="0" t="0" r="4445" b="127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pic:nvPicPr>
                  <pic:blipFill>
                    <a:blip r:embed="rId28"/>
                    <a:stretch>
                      <a:fillRect/>
                    </a:stretch>
                  </pic:blipFill>
                  <pic:spPr>
                    <a:xfrm>
                      <a:off x="0" y="0"/>
                      <a:ext cx="4504267" cy="2449944"/>
                    </a:xfrm>
                    <a:prstGeom prst="rect">
                      <a:avLst/>
                    </a:prstGeom>
                  </pic:spPr>
                </pic:pic>
              </a:graphicData>
            </a:graphic>
          </wp:inline>
        </w:drawing>
      </w:r>
      <w:r w:rsidR="00C559AF">
        <w:br/>
      </w:r>
      <w:r w:rsidR="00B327F5">
        <w:t>Note: the above tables are identical, but the first one was only created if you did the Organize / Transform lab preceding this lab. The pre-created table is useful for jumping right into this lab.</w:t>
      </w:r>
      <w:r w:rsidR="00C559AF">
        <w:br/>
        <w:t xml:space="preserve">Also, use </w:t>
      </w:r>
      <w:r w:rsidR="00E34C98">
        <w:t xml:space="preserve">your </w:t>
      </w:r>
      <w:r w:rsidR="00C559AF">
        <w:t>browser functionality to zoom out if you cannot see the full table names clearly.</w:t>
      </w:r>
    </w:p>
    <w:p w14:paraId="760981D6" w14:textId="4322156D" w:rsidR="00B327F5" w:rsidRDefault="00B327F5" w:rsidP="00B327F5">
      <w:pPr>
        <w:pStyle w:val="StepList511"/>
        <w:keepLines w:val="0"/>
        <w:numPr>
          <w:ilvl w:val="0"/>
          <w:numId w:val="23"/>
        </w:numPr>
        <w:spacing w:before="120"/>
      </w:pPr>
      <w:r>
        <w:t xml:space="preserve">Click </w:t>
      </w:r>
      <w:r w:rsidRPr="00CF2356">
        <w:rPr>
          <w:rFonts w:ascii="Consolas" w:hAnsi="Consolas" w:cs="Consolas"/>
          <w:color w:val="0000FF"/>
        </w:rPr>
        <w:t>Add to Cart</w:t>
      </w:r>
      <w:r w:rsidR="00E34C98">
        <w:rPr>
          <w:rFonts w:ascii="Consolas" w:hAnsi="Consolas" w:cs="Consolas"/>
          <w:color w:val="0000FF"/>
        </w:rPr>
        <w:t>.</w:t>
      </w:r>
    </w:p>
    <w:p w14:paraId="65C6E5A7" w14:textId="0DDDCAF5" w:rsidR="00B327F5" w:rsidRDefault="007F78FB" w:rsidP="0066510C">
      <w:pPr>
        <w:pStyle w:val="StepList511"/>
        <w:keepLines w:val="0"/>
        <w:tabs>
          <w:tab w:val="clear" w:pos="792"/>
        </w:tabs>
        <w:spacing w:before="120"/>
        <w:ind w:firstLine="0"/>
      </w:pPr>
      <w:r w:rsidRPr="007F78FB">
        <w:rPr>
          <w:noProof/>
        </w:rPr>
        <w:drawing>
          <wp:inline distT="0" distB="0" distL="0" distR="0" wp14:anchorId="42A1C78F" wp14:editId="10BFDEC4">
            <wp:extent cx="1941226" cy="681864"/>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5911" cy="708098"/>
                    </a:xfrm>
                    <a:prstGeom prst="rect">
                      <a:avLst/>
                    </a:prstGeom>
                  </pic:spPr>
                </pic:pic>
              </a:graphicData>
            </a:graphic>
          </wp:inline>
        </w:drawing>
      </w:r>
    </w:p>
    <w:p w14:paraId="1A651BB3" w14:textId="0D9CD456" w:rsidR="00B327F5" w:rsidRDefault="00B327F5" w:rsidP="00B327F5">
      <w:pPr>
        <w:pStyle w:val="StepList511"/>
        <w:keepLines w:val="0"/>
        <w:numPr>
          <w:ilvl w:val="0"/>
          <w:numId w:val="23"/>
        </w:numPr>
        <w:spacing w:before="120"/>
      </w:pPr>
      <w:r>
        <w:t xml:space="preserve">Click </w:t>
      </w:r>
      <w:r w:rsidRPr="00CA05F2">
        <w:rPr>
          <w:rFonts w:ascii="Consolas" w:hAnsi="Consolas" w:cs="Consolas"/>
          <w:color w:val="0000FF"/>
        </w:rPr>
        <w:t>View cart</w:t>
      </w:r>
      <w:r w:rsidR="00E34C98">
        <w:rPr>
          <w:rFonts w:ascii="Consolas" w:hAnsi="Consolas" w:cs="Consolas"/>
          <w:color w:val="0000FF"/>
        </w:rPr>
        <w:t>.</w:t>
      </w:r>
    </w:p>
    <w:p w14:paraId="2BA45FD8" w14:textId="63E15023" w:rsidR="00FA6DE4" w:rsidRDefault="007F78FB" w:rsidP="00C559AF">
      <w:pPr>
        <w:pStyle w:val="StepList511"/>
        <w:keepLines w:val="0"/>
        <w:tabs>
          <w:tab w:val="clear" w:pos="792"/>
        </w:tabs>
        <w:spacing w:before="120"/>
        <w:ind w:firstLine="0"/>
      </w:pPr>
      <w:r w:rsidRPr="007F78FB">
        <w:rPr>
          <w:noProof/>
        </w:rPr>
        <w:drawing>
          <wp:inline distT="0" distB="0" distL="0" distR="0" wp14:anchorId="5663C3E2" wp14:editId="44EEF56C">
            <wp:extent cx="1551482" cy="403081"/>
            <wp:effectExtent l="0" t="0" r="0" b="381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1490" cy="426465"/>
                    </a:xfrm>
                    <a:prstGeom prst="rect">
                      <a:avLst/>
                    </a:prstGeom>
                  </pic:spPr>
                </pic:pic>
              </a:graphicData>
            </a:graphic>
          </wp:inline>
        </w:drawing>
      </w:r>
    </w:p>
    <w:p w14:paraId="5C828713" w14:textId="548AA3A2" w:rsidR="00B327F5" w:rsidRDefault="00B327F5" w:rsidP="00B327F5">
      <w:pPr>
        <w:pStyle w:val="StepList511"/>
        <w:keepLines w:val="0"/>
        <w:numPr>
          <w:ilvl w:val="0"/>
          <w:numId w:val="23"/>
        </w:numPr>
        <w:spacing w:before="120"/>
      </w:pPr>
      <w:r>
        <w:t xml:space="preserve">Select </w:t>
      </w:r>
      <w:r w:rsidRPr="003C7A94">
        <w:rPr>
          <w:i/>
        </w:rPr>
        <w:t>Project</w:t>
      </w:r>
      <w:r>
        <w:t xml:space="preserve"> </w:t>
      </w:r>
      <w:r w:rsidRPr="003C7A94">
        <w:rPr>
          <w:rFonts w:ascii="Consolas" w:hAnsi="Consolas" w:cs="Consolas"/>
          <w:color w:val="0000FF"/>
        </w:rPr>
        <w:t>CPD Workshop Analytics Project</w:t>
      </w:r>
      <w:r w:rsidR="00E34C98">
        <w:rPr>
          <w:rFonts w:ascii="Consolas" w:hAnsi="Consolas" w:cs="Consolas"/>
          <w:color w:val="0000FF"/>
        </w:rPr>
        <w:t>.</w:t>
      </w:r>
    </w:p>
    <w:p w14:paraId="1684BEB8" w14:textId="77777777" w:rsidR="00B327F5" w:rsidRDefault="00B327F5" w:rsidP="003C7A94">
      <w:pPr>
        <w:pStyle w:val="StepList511"/>
        <w:keepLines w:val="0"/>
        <w:tabs>
          <w:tab w:val="clear" w:pos="792"/>
        </w:tabs>
        <w:spacing w:before="120"/>
        <w:ind w:firstLine="0"/>
      </w:pPr>
      <w:r>
        <w:t xml:space="preserve">Click </w:t>
      </w:r>
      <w:r w:rsidRPr="003C7A94">
        <w:rPr>
          <w:rFonts w:ascii="Consolas" w:hAnsi="Consolas" w:cs="Consolas"/>
          <w:color w:val="0000FF"/>
        </w:rPr>
        <w:t>Virtualize</w:t>
      </w:r>
    </w:p>
    <w:p w14:paraId="7D955203" w14:textId="064B7971" w:rsidR="00B327F5" w:rsidRDefault="007F78FB" w:rsidP="008B3A65">
      <w:pPr>
        <w:pStyle w:val="StepList511"/>
        <w:keepLines w:val="0"/>
        <w:tabs>
          <w:tab w:val="clear" w:pos="792"/>
        </w:tabs>
        <w:spacing w:before="120"/>
        <w:ind w:firstLine="0"/>
      </w:pPr>
      <w:r w:rsidRPr="007F78FB">
        <w:rPr>
          <w:noProof/>
        </w:rPr>
        <w:drawing>
          <wp:inline distT="0" distB="0" distL="0" distR="0" wp14:anchorId="187E8732" wp14:editId="47EE1AEF">
            <wp:extent cx="5943600" cy="1752153"/>
            <wp:effectExtent l="0" t="0" r="0"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3565" cy="1775727"/>
                    </a:xfrm>
                    <a:prstGeom prst="rect">
                      <a:avLst/>
                    </a:prstGeom>
                  </pic:spPr>
                </pic:pic>
              </a:graphicData>
            </a:graphic>
          </wp:inline>
        </w:drawing>
      </w:r>
    </w:p>
    <w:p w14:paraId="64782DA1" w14:textId="77777777" w:rsidR="00B327F5" w:rsidRDefault="00B327F5" w:rsidP="00B327F5">
      <w:pPr>
        <w:pStyle w:val="StepList511"/>
        <w:keepLines w:val="0"/>
        <w:numPr>
          <w:ilvl w:val="0"/>
          <w:numId w:val="23"/>
        </w:numPr>
        <w:spacing w:before="120"/>
      </w:pPr>
      <w:r>
        <w:t>You have now just created a virtualized table and placed it in a project.</w:t>
      </w:r>
    </w:p>
    <w:p w14:paraId="717B7318" w14:textId="65B46720" w:rsidR="00B327F5" w:rsidRDefault="00B327F5" w:rsidP="008B3A65">
      <w:pPr>
        <w:pStyle w:val="StepList511"/>
        <w:keepLines w:val="0"/>
        <w:tabs>
          <w:tab w:val="clear" w:pos="792"/>
        </w:tabs>
        <w:spacing w:before="120"/>
        <w:ind w:firstLine="0"/>
      </w:pPr>
      <w:r>
        <w:t xml:space="preserve">Click </w:t>
      </w:r>
      <w:r w:rsidRPr="008B3A65">
        <w:rPr>
          <w:rFonts w:ascii="Consolas" w:hAnsi="Consolas" w:cs="Consolas"/>
          <w:color w:val="0000FF"/>
        </w:rPr>
        <w:t>Virtualize more data</w:t>
      </w:r>
      <w:r w:rsidR="00E34C98">
        <w:rPr>
          <w:rFonts w:ascii="Consolas" w:hAnsi="Consolas" w:cs="Consolas"/>
          <w:color w:val="0000FF"/>
        </w:rPr>
        <w:t>.</w:t>
      </w:r>
    </w:p>
    <w:p w14:paraId="27FB585B" w14:textId="1F11152C" w:rsidR="00B327F5" w:rsidRDefault="007F78FB" w:rsidP="00E1047F">
      <w:pPr>
        <w:pStyle w:val="StepList511"/>
        <w:keepLines w:val="0"/>
        <w:tabs>
          <w:tab w:val="clear" w:pos="792"/>
        </w:tabs>
        <w:spacing w:before="120"/>
        <w:ind w:firstLine="0"/>
      </w:pPr>
      <w:r w:rsidRPr="007F78FB">
        <w:rPr>
          <w:noProof/>
        </w:rPr>
        <w:lastRenderedPageBreak/>
        <w:drawing>
          <wp:inline distT="0" distB="0" distL="0" distR="0" wp14:anchorId="6D65E99C" wp14:editId="18F52309">
            <wp:extent cx="5943600" cy="2434644"/>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011" cy="2440547"/>
                    </a:xfrm>
                    <a:prstGeom prst="rect">
                      <a:avLst/>
                    </a:prstGeom>
                  </pic:spPr>
                </pic:pic>
              </a:graphicData>
            </a:graphic>
          </wp:inline>
        </w:drawing>
      </w:r>
    </w:p>
    <w:p w14:paraId="70795F9E" w14:textId="77777777" w:rsidR="00B327F5" w:rsidRDefault="00B327F5">
      <w:pPr>
        <w:spacing w:before="0" w:after="0"/>
        <w:rPr>
          <w:rFonts w:ascii="Arial Bold" w:eastAsia="Arial Unicode MS" w:hAnsi="Arial Bold" w:cs="Arial Bold"/>
          <w:b/>
          <w:bCs/>
          <w:iCs/>
          <w:kern w:val="32"/>
          <w:sz w:val="28"/>
          <w:szCs w:val="28"/>
          <w:lang w:eastAsia="zh-CN"/>
        </w:rPr>
      </w:pPr>
      <w:r>
        <w:br w:type="page"/>
      </w:r>
    </w:p>
    <w:p w14:paraId="7B5611F4" w14:textId="77777777" w:rsidR="00B327F5" w:rsidRPr="003362F4" w:rsidRDefault="00B327F5" w:rsidP="00B327F5">
      <w:pPr>
        <w:pStyle w:val="Heading2"/>
        <w:keepNext w:val="0"/>
        <w:spacing w:before="120" w:after="120"/>
      </w:pPr>
      <w:bookmarkStart w:id="8" w:name="_Toc29308905"/>
      <w:r>
        <w:lastRenderedPageBreak/>
        <w:t>Virtualizing the MongoDB data</w:t>
      </w:r>
      <w:bookmarkEnd w:id="8"/>
      <w:r>
        <w:t xml:space="preserve"> </w:t>
      </w:r>
    </w:p>
    <w:p w14:paraId="2FFBAAAA" w14:textId="77777777" w:rsidR="00B327F5" w:rsidRDefault="00B327F5" w:rsidP="00C94BAF">
      <w:pPr>
        <w:pStyle w:val="StepList511"/>
        <w:keepLines w:val="0"/>
        <w:tabs>
          <w:tab w:val="clear" w:pos="792"/>
        </w:tabs>
        <w:spacing w:before="120"/>
        <w:ind w:firstLine="0"/>
      </w:pPr>
      <w:r>
        <w:t xml:space="preserve">You should be at the </w:t>
      </w:r>
      <w:r w:rsidRPr="00933987">
        <w:rPr>
          <w:rFonts w:ascii="Consolas" w:hAnsi="Consolas" w:cs="Consolas"/>
          <w:color w:val="0000FF"/>
        </w:rPr>
        <w:t>Virtualize</w:t>
      </w:r>
      <w:r>
        <w:t xml:space="preserve"> screen again, after clicking </w:t>
      </w:r>
      <w:r w:rsidRPr="0061644D">
        <w:rPr>
          <w:rFonts w:ascii="Consolas" w:hAnsi="Consolas" w:cs="Consolas"/>
          <w:color w:val="0000FF"/>
        </w:rPr>
        <w:t>Virtualize more data</w:t>
      </w:r>
      <w:r>
        <w:t xml:space="preserve"> from the previous step. </w:t>
      </w:r>
    </w:p>
    <w:p w14:paraId="64CEFA52" w14:textId="6F458C98" w:rsidR="00B327F5" w:rsidRDefault="00B327F5" w:rsidP="00B54B72">
      <w:pPr>
        <w:pStyle w:val="StepList511"/>
        <w:keepLines w:val="0"/>
        <w:tabs>
          <w:tab w:val="clear" w:pos="792"/>
        </w:tabs>
        <w:spacing w:before="120"/>
        <w:ind w:firstLine="0"/>
        <w:rPr>
          <w:rFonts w:ascii="Consolas" w:hAnsi="Consolas" w:cs="Consolas"/>
          <w:color w:val="0000FF"/>
        </w:rPr>
      </w:pPr>
      <w:r>
        <w:t xml:space="preserve">If you are not there, you can always get there by doing the following: </w:t>
      </w:r>
      <w:r w:rsidRPr="00B54B72">
        <w:rPr>
          <w:rFonts w:ascii="Consolas" w:hAnsi="Consolas" w:cs="Consolas"/>
          <w:color w:val="0000FF"/>
        </w:rPr>
        <w:t>Navigation menu</w:t>
      </w:r>
      <w:r>
        <w:rPr>
          <w:rFonts w:ascii="Consolas" w:hAnsi="Consolas" w:cs="Consolas"/>
          <w:color w:val="0000FF"/>
        </w:rPr>
        <w:t xml:space="preserve"> </w:t>
      </w:r>
      <w:r>
        <w:rPr>
          <w:rFonts w:ascii="Wingdings 3" w:eastAsia="Wingdings 3" w:hAnsi="Wingdings 3" w:cs="Wingdings 3"/>
        </w:rPr>
        <w:t>a</w:t>
      </w:r>
      <w:r w:rsidRPr="00B54B72">
        <w:rPr>
          <w:rFonts w:ascii="Consolas" w:hAnsi="Consolas" w:cs="Consolas"/>
          <w:color w:val="0000FF"/>
        </w:rPr>
        <w:t xml:space="preserve"> Collect </w:t>
      </w:r>
      <w:r>
        <w:rPr>
          <w:rFonts w:ascii="Wingdings 3" w:eastAsia="Wingdings 3" w:hAnsi="Wingdings 3" w:cs="Wingdings 3"/>
        </w:rPr>
        <w:t>a</w:t>
      </w:r>
      <w:r>
        <w:t xml:space="preserve"> </w:t>
      </w:r>
      <w:r w:rsidRPr="00B54B72">
        <w:rPr>
          <w:rFonts w:ascii="Consolas" w:hAnsi="Consolas" w:cs="Consolas"/>
          <w:color w:val="0000FF"/>
        </w:rPr>
        <w:t>Data virtualization</w:t>
      </w:r>
      <w:r>
        <w:rPr>
          <w:rFonts w:ascii="Consolas" w:hAnsi="Consolas" w:cs="Consolas"/>
          <w:color w:val="0000FF"/>
        </w:rPr>
        <w:t xml:space="preserve"> </w:t>
      </w:r>
      <w:r>
        <w:rPr>
          <w:rFonts w:ascii="Wingdings 3" w:eastAsia="Wingdings 3" w:hAnsi="Wingdings 3" w:cs="Wingdings 3"/>
        </w:rPr>
        <w:t>a</w:t>
      </w:r>
      <w:r w:rsidRPr="00B54B72">
        <w:rPr>
          <w:rFonts w:ascii="Consolas" w:hAnsi="Consolas" w:cs="Consolas"/>
          <w:color w:val="0000FF"/>
        </w:rPr>
        <w:t xml:space="preserve"> Menu </w:t>
      </w:r>
      <w:r>
        <w:rPr>
          <w:rFonts w:ascii="Wingdings 3" w:eastAsia="Wingdings 3" w:hAnsi="Wingdings 3" w:cs="Wingdings 3"/>
        </w:rPr>
        <w:t>a</w:t>
      </w:r>
      <w:r>
        <w:t xml:space="preserve"> </w:t>
      </w:r>
      <w:r w:rsidRPr="00B54B72">
        <w:rPr>
          <w:rFonts w:ascii="Consolas" w:hAnsi="Consolas" w:cs="Consolas"/>
          <w:color w:val="0000FF"/>
        </w:rPr>
        <w:t>Virtualize</w:t>
      </w:r>
      <w:r w:rsidR="00952558">
        <w:rPr>
          <w:rFonts w:ascii="Consolas" w:hAnsi="Consolas" w:cs="Consolas"/>
          <w:color w:val="0000FF"/>
        </w:rPr>
        <w:t>.</w:t>
      </w:r>
    </w:p>
    <w:p w14:paraId="7DF60794" w14:textId="5A2F98A1" w:rsidR="000E37A7" w:rsidRPr="000E37A7" w:rsidRDefault="00B327F5" w:rsidP="007F78FB">
      <w:pPr>
        <w:pStyle w:val="StepList"/>
        <w:keepLines w:val="0"/>
        <w:tabs>
          <w:tab w:val="clear" w:pos="864"/>
        </w:tabs>
        <w:spacing w:before="120"/>
        <w:ind w:left="792" w:hanging="792"/>
      </w:pPr>
      <w:r>
        <w:t xml:space="preserve">In the </w:t>
      </w:r>
      <w:r w:rsidRPr="007F78FB">
        <w:rPr>
          <w:i/>
        </w:rPr>
        <w:t>Virtualize</w:t>
      </w:r>
      <w:r>
        <w:t xml:space="preserve"> screen Click the </w:t>
      </w:r>
      <w:r w:rsidRPr="007F78FB">
        <w:rPr>
          <w:i/>
        </w:rPr>
        <w:t>Databases</w:t>
      </w:r>
      <w:r>
        <w:t xml:space="preserve"> box </w:t>
      </w:r>
      <w:r w:rsidRPr="007F78FB">
        <w:rPr>
          <w:rFonts w:ascii="Consolas" w:hAnsi="Consolas" w:cs="Consolas"/>
          <w:color w:val="0000FF"/>
        </w:rPr>
        <w:t>Mongo DB</w:t>
      </w:r>
      <w:r w:rsidR="007F78FB">
        <w:t>, select</w:t>
      </w:r>
      <w:r>
        <w:t xml:space="preserve"> </w:t>
      </w:r>
      <w:r w:rsidRPr="007F78FB">
        <w:rPr>
          <w:rFonts w:ascii="Consolas" w:hAnsi="Consolas" w:cs="Consolas"/>
          <w:color w:val="0000FF"/>
        </w:rPr>
        <w:t>ACTIVITY</w:t>
      </w:r>
      <w:r w:rsidR="002E1637">
        <w:rPr>
          <w:rFonts w:ascii="Consolas" w:hAnsi="Consolas" w:cs="Consolas"/>
          <w:color w:val="0000FF"/>
        </w:rPr>
        <w:t>01</w:t>
      </w:r>
      <w:r w:rsidR="00952558">
        <w:rPr>
          <w:rFonts w:ascii="Consolas" w:hAnsi="Consolas" w:cs="Consolas"/>
          <w:color w:val="0000FF"/>
        </w:rPr>
        <w:t>.</w:t>
      </w:r>
    </w:p>
    <w:p w14:paraId="2D66E6CE" w14:textId="628DAD81" w:rsidR="00B327F5" w:rsidRDefault="007F78FB" w:rsidP="000E37A7">
      <w:pPr>
        <w:pStyle w:val="StepList"/>
        <w:keepLines w:val="0"/>
        <w:numPr>
          <w:ilvl w:val="0"/>
          <w:numId w:val="0"/>
        </w:numPr>
        <w:spacing w:before="120"/>
        <w:ind w:left="792"/>
      </w:pPr>
      <w:r w:rsidRPr="007F78FB">
        <w:rPr>
          <w:rFonts w:ascii="Consolas" w:hAnsi="Consolas" w:cs="Consolas"/>
          <w:noProof/>
          <w:color w:val="0000FF"/>
        </w:rPr>
        <w:drawing>
          <wp:inline distT="0" distB="0" distL="0" distR="0" wp14:anchorId="55EE924C" wp14:editId="33C8DAD9">
            <wp:extent cx="5969000" cy="1706513"/>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98312" cy="1714893"/>
                    </a:xfrm>
                    <a:prstGeom prst="rect">
                      <a:avLst/>
                    </a:prstGeom>
                  </pic:spPr>
                </pic:pic>
              </a:graphicData>
            </a:graphic>
          </wp:inline>
        </w:drawing>
      </w:r>
    </w:p>
    <w:p w14:paraId="2A06252A" w14:textId="6EFF4A9A" w:rsidR="00B327F5" w:rsidRPr="00854572" w:rsidRDefault="00B327F5" w:rsidP="002E1637">
      <w:pPr>
        <w:pStyle w:val="StepList511"/>
        <w:keepLines w:val="0"/>
        <w:numPr>
          <w:ilvl w:val="0"/>
          <w:numId w:val="23"/>
        </w:numPr>
        <w:spacing w:before="120"/>
      </w:pPr>
      <w:r w:rsidRPr="00854572">
        <w:t xml:space="preserve">Click </w:t>
      </w:r>
      <w:r w:rsidRPr="002E1637">
        <w:rPr>
          <w:rFonts w:ascii="Consolas" w:hAnsi="Consolas" w:cs="Consolas"/>
          <w:color w:val="0000FF"/>
        </w:rPr>
        <w:t>Add to cart</w:t>
      </w:r>
      <w:r w:rsidR="00952558">
        <w:rPr>
          <w:rFonts w:ascii="Consolas" w:hAnsi="Consolas" w:cs="Consolas"/>
          <w:color w:val="0000FF"/>
        </w:rPr>
        <w:t>.</w:t>
      </w:r>
    </w:p>
    <w:p w14:paraId="48CC9798" w14:textId="0A4BD735" w:rsidR="00B327F5" w:rsidRPr="00105E96" w:rsidRDefault="007F78FB" w:rsidP="00854572">
      <w:pPr>
        <w:pStyle w:val="StepList511"/>
        <w:keepLines w:val="0"/>
        <w:tabs>
          <w:tab w:val="clear" w:pos="792"/>
        </w:tabs>
        <w:spacing w:before="120"/>
        <w:ind w:firstLine="0"/>
      </w:pPr>
      <w:r w:rsidRPr="007F78FB">
        <w:rPr>
          <w:noProof/>
        </w:rPr>
        <w:drawing>
          <wp:inline distT="0" distB="0" distL="0" distR="0" wp14:anchorId="1A8BD16A" wp14:editId="00ED9C17">
            <wp:extent cx="1941226" cy="681864"/>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5911" cy="708098"/>
                    </a:xfrm>
                    <a:prstGeom prst="rect">
                      <a:avLst/>
                    </a:prstGeom>
                  </pic:spPr>
                </pic:pic>
              </a:graphicData>
            </a:graphic>
          </wp:inline>
        </w:drawing>
      </w:r>
    </w:p>
    <w:p w14:paraId="6BE08C2A" w14:textId="52DDE849" w:rsidR="00B327F5" w:rsidRDefault="00B327F5" w:rsidP="00B327F5">
      <w:pPr>
        <w:pStyle w:val="StepList511"/>
        <w:keepLines w:val="0"/>
        <w:numPr>
          <w:ilvl w:val="0"/>
          <w:numId w:val="23"/>
        </w:numPr>
        <w:spacing w:before="120"/>
      </w:pPr>
      <w:r>
        <w:t xml:space="preserve">Click </w:t>
      </w:r>
      <w:r w:rsidRPr="0077458F">
        <w:rPr>
          <w:rFonts w:ascii="Consolas" w:hAnsi="Consolas" w:cs="Consolas"/>
          <w:color w:val="0000FF"/>
        </w:rPr>
        <w:t>View cart</w:t>
      </w:r>
      <w:r w:rsidR="00952558">
        <w:rPr>
          <w:rFonts w:ascii="Consolas" w:hAnsi="Consolas" w:cs="Consolas"/>
          <w:color w:val="0000FF"/>
        </w:rPr>
        <w:t>.</w:t>
      </w:r>
    </w:p>
    <w:p w14:paraId="3C00F638" w14:textId="14D7DA47" w:rsidR="00B327F5" w:rsidRDefault="007F78FB" w:rsidP="001946F3">
      <w:pPr>
        <w:pStyle w:val="StepList511"/>
        <w:keepLines w:val="0"/>
        <w:tabs>
          <w:tab w:val="clear" w:pos="792"/>
        </w:tabs>
        <w:spacing w:before="120"/>
        <w:ind w:firstLine="0"/>
      </w:pPr>
      <w:r w:rsidRPr="007F78FB">
        <w:rPr>
          <w:noProof/>
        </w:rPr>
        <w:drawing>
          <wp:inline distT="0" distB="0" distL="0" distR="0" wp14:anchorId="446CD60D" wp14:editId="1E5C8193">
            <wp:extent cx="1551482" cy="403081"/>
            <wp:effectExtent l="0" t="0" r="0" b="3810"/>
            <wp:docPr id="25" name="Picture 2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1490" cy="426465"/>
                    </a:xfrm>
                    <a:prstGeom prst="rect">
                      <a:avLst/>
                    </a:prstGeom>
                  </pic:spPr>
                </pic:pic>
              </a:graphicData>
            </a:graphic>
          </wp:inline>
        </w:drawing>
      </w:r>
    </w:p>
    <w:p w14:paraId="0BF29B5D" w14:textId="2625198E" w:rsidR="00B327F5" w:rsidRPr="00105E96" w:rsidRDefault="00B327F5" w:rsidP="00B327F5">
      <w:pPr>
        <w:pStyle w:val="StepList511"/>
        <w:keepLines w:val="0"/>
        <w:numPr>
          <w:ilvl w:val="0"/>
          <w:numId w:val="23"/>
        </w:numPr>
        <w:spacing w:before="120"/>
      </w:pPr>
      <w:r>
        <w:t xml:space="preserve">Select </w:t>
      </w:r>
      <w:r w:rsidRPr="00C6746F">
        <w:rPr>
          <w:i/>
        </w:rPr>
        <w:t>Project</w:t>
      </w:r>
      <w:r>
        <w:t xml:space="preserve"> </w:t>
      </w:r>
      <w:r w:rsidRPr="00C6746F">
        <w:rPr>
          <w:rFonts w:ascii="Consolas" w:hAnsi="Consolas" w:cs="Consolas"/>
          <w:color w:val="0000FF"/>
        </w:rPr>
        <w:t>CPD Workshop Analytics Project</w:t>
      </w:r>
      <w:r w:rsidR="00952558">
        <w:rPr>
          <w:rFonts w:ascii="Consolas" w:hAnsi="Consolas" w:cs="Consolas"/>
          <w:color w:val="0000FF"/>
        </w:rPr>
        <w:t>.</w:t>
      </w:r>
    </w:p>
    <w:p w14:paraId="753EEA2A" w14:textId="785218AD" w:rsidR="00B327F5" w:rsidRDefault="00B327F5" w:rsidP="00C6746F">
      <w:pPr>
        <w:pStyle w:val="StepList511"/>
        <w:keepLines w:val="0"/>
        <w:tabs>
          <w:tab w:val="clear" w:pos="792"/>
        </w:tabs>
        <w:spacing w:before="120"/>
        <w:ind w:firstLine="0"/>
      </w:pPr>
      <w:r>
        <w:t xml:space="preserve">Click </w:t>
      </w:r>
      <w:r w:rsidRPr="00C6746F">
        <w:rPr>
          <w:rFonts w:ascii="Consolas" w:hAnsi="Consolas" w:cs="Consolas"/>
          <w:color w:val="0000FF"/>
        </w:rPr>
        <w:t>Virtualize</w:t>
      </w:r>
      <w:r w:rsidR="00952558">
        <w:rPr>
          <w:rFonts w:ascii="Consolas" w:hAnsi="Consolas" w:cs="Consolas"/>
          <w:color w:val="0000FF"/>
        </w:rPr>
        <w:t>.</w:t>
      </w:r>
    </w:p>
    <w:p w14:paraId="09AA53FC" w14:textId="7345655E" w:rsidR="00B327F5" w:rsidRPr="00105E96" w:rsidRDefault="007F78FB" w:rsidP="00D95B4D">
      <w:pPr>
        <w:pStyle w:val="StepList511"/>
        <w:keepLines w:val="0"/>
        <w:tabs>
          <w:tab w:val="clear" w:pos="792"/>
        </w:tabs>
        <w:spacing w:before="120"/>
        <w:ind w:firstLine="0"/>
      </w:pPr>
      <w:r w:rsidRPr="007F78FB">
        <w:rPr>
          <w:noProof/>
        </w:rPr>
        <w:drawing>
          <wp:inline distT="0" distB="0" distL="0" distR="0" wp14:anchorId="484EB4FE" wp14:editId="311DCFA2">
            <wp:extent cx="5943600" cy="1728899"/>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8082" cy="1768018"/>
                    </a:xfrm>
                    <a:prstGeom prst="rect">
                      <a:avLst/>
                    </a:prstGeom>
                  </pic:spPr>
                </pic:pic>
              </a:graphicData>
            </a:graphic>
          </wp:inline>
        </w:drawing>
      </w:r>
    </w:p>
    <w:p w14:paraId="49FBE153" w14:textId="77777777" w:rsidR="001946F3" w:rsidRDefault="001946F3">
      <w:pPr>
        <w:spacing w:before="0" w:after="0"/>
        <w:rPr>
          <w:szCs w:val="22"/>
        </w:rPr>
      </w:pPr>
      <w:r>
        <w:br w:type="page"/>
      </w:r>
    </w:p>
    <w:p w14:paraId="66648E6F" w14:textId="54D279CF" w:rsidR="00B327F5" w:rsidRPr="00105E96" w:rsidRDefault="00B327F5" w:rsidP="00B327F5">
      <w:pPr>
        <w:pStyle w:val="StepList511"/>
        <w:keepLines w:val="0"/>
        <w:numPr>
          <w:ilvl w:val="0"/>
          <w:numId w:val="23"/>
        </w:numPr>
        <w:spacing w:before="120"/>
      </w:pPr>
      <w:r>
        <w:lastRenderedPageBreak/>
        <w:t>You have now created a virtualized table of Mongo data in a project</w:t>
      </w:r>
      <w:r w:rsidR="00952558">
        <w:t>.</w:t>
      </w:r>
    </w:p>
    <w:p w14:paraId="3AB938C1" w14:textId="2997D0E5" w:rsidR="00B327F5" w:rsidRDefault="00B327F5" w:rsidP="00130DBB">
      <w:pPr>
        <w:pStyle w:val="StepList511"/>
        <w:keepLines w:val="0"/>
        <w:tabs>
          <w:tab w:val="clear" w:pos="792"/>
        </w:tabs>
        <w:spacing w:before="120"/>
        <w:ind w:firstLine="0"/>
      </w:pPr>
      <w:r>
        <w:t xml:space="preserve">Click </w:t>
      </w:r>
      <w:r w:rsidRPr="00130DBB">
        <w:rPr>
          <w:rFonts w:ascii="Consolas" w:hAnsi="Consolas" w:cs="Consolas"/>
          <w:color w:val="0000FF"/>
        </w:rPr>
        <w:t>View my virtualized data</w:t>
      </w:r>
      <w:r w:rsidR="00952558">
        <w:rPr>
          <w:rFonts w:ascii="Consolas" w:hAnsi="Consolas" w:cs="Consolas"/>
          <w:color w:val="0000FF"/>
        </w:rPr>
        <w:t>.</w:t>
      </w:r>
    </w:p>
    <w:p w14:paraId="6EC30453" w14:textId="7D113F8F" w:rsidR="00B327F5" w:rsidRDefault="007F78FB" w:rsidP="00130DBB">
      <w:pPr>
        <w:pStyle w:val="StepList511"/>
        <w:keepLines w:val="0"/>
        <w:tabs>
          <w:tab w:val="clear" w:pos="792"/>
        </w:tabs>
        <w:spacing w:before="120"/>
        <w:ind w:firstLine="0"/>
      </w:pPr>
      <w:r w:rsidRPr="007F78FB">
        <w:rPr>
          <w:noProof/>
        </w:rPr>
        <w:drawing>
          <wp:inline distT="0" distB="0" distL="0" distR="0" wp14:anchorId="19C05906" wp14:editId="23E63CE2">
            <wp:extent cx="5943600" cy="2418948"/>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5638" cy="2436057"/>
                    </a:xfrm>
                    <a:prstGeom prst="rect">
                      <a:avLst/>
                    </a:prstGeom>
                  </pic:spPr>
                </pic:pic>
              </a:graphicData>
            </a:graphic>
          </wp:inline>
        </w:drawing>
      </w:r>
    </w:p>
    <w:p w14:paraId="4A89D78B" w14:textId="77777777" w:rsidR="00B327F5" w:rsidRDefault="00B327F5" w:rsidP="00D570BC">
      <w:pPr>
        <w:pStyle w:val="StepList511"/>
        <w:keepLines w:val="0"/>
        <w:tabs>
          <w:tab w:val="clear" w:pos="792"/>
        </w:tabs>
        <w:spacing w:before="120"/>
        <w:ind w:firstLine="0"/>
      </w:pPr>
    </w:p>
    <w:p w14:paraId="251EBED9" w14:textId="77777777" w:rsidR="00B327F5" w:rsidRDefault="00B327F5" w:rsidP="00D570BC">
      <w:pPr>
        <w:spacing w:before="0" w:after="0"/>
        <w:rPr>
          <w:rFonts w:ascii="Arial Bold" w:eastAsia="Arial Unicode MS" w:hAnsi="Arial Bold" w:cs="Arial Bold"/>
          <w:b/>
          <w:bCs/>
          <w:iCs/>
          <w:kern w:val="32"/>
          <w:sz w:val="28"/>
          <w:szCs w:val="28"/>
          <w:lang w:eastAsia="zh-CN"/>
        </w:rPr>
      </w:pPr>
      <w:r>
        <w:br w:type="page"/>
      </w:r>
    </w:p>
    <w:p w14:paraId="278C4C05" w14:textId="77777777" w:rsidR="00B327F5" w:rsidRPr="003362F4" w:rsidRDefault="00B327F5" w:rsidP="00B327F5">
      <w:pPr>
        <w:pStyle w:val="Heading2"/>
        <w:keepNext w:val="0"/>
        <w:spacing w:before="120" w:after="120"/>
      </w:pPr>
      <w:bookmarkStart w:id="9" w:name="_Toc29308906"/>
      <w:r>
        <w:lastRenderedPageBreak/>
        <w:t>Joining the virtualized tables</w:t>
      </w:r>
      <w:bookmarkEnd w:id="9"/>
    </w:p>
    <w:p w14:paraId="4C4D36B4" w14:textId="6EE4F7E0" w:rsidR="00B327F5" w:rsidRDefault="00B327F5" w:rsidP="005C3891">
      <w:pPr>
        <w:pStyle w:val="StepList511"/>
        <w:keepLines w:val="0"/>
        <w:tabs>
          <w:tab w:val="clear" w:pos="792"/>
        </w:tabs>
        <w:spacing w:before="120"/>
      </w:pPr>
      <w:r>
        <w:tab/>
        <w:t xml:space="preserve">You should be at the </w:t>
      </w:r>
      <w:r>
        <w:rPr>
          <w:rFonts w:ascii="Consolas" w:hAnsi="Consolas" w:cs="Consolas"/>
          <w:color w:val="0000FF"/>
        </w:rPr>
        <w:t>My Vi</w:t>
      </w:r>
      <w:r w:rsidRPr="00933987">
        <w:rPr>
          <w:rFonts w:ascii="Consolas" w:hAnsi="Consolas" w:cs="Consolas"/>
          <w:color w:val="0000FF"/>
        </w:rPr>
        <w:t>rtualize</w:t>
      </w:r>
      <w:r>
        <w:rPr>
          <w:rFonts w:ascii="Consolas" w:hAnsi="Consolas" w:cs="Consolas"/>
          <w:color w:val="0000FF"/>
        </w:rPr>
        <w:t xml:space="preserve"> data</w:t>
      </w:r>
      <w:r>
        <w:t xml:space="preserve"> screen, after clicking </w:t>
      </w:r>
      <w:r w:rsidRPr="005C3891">
        <w:rPr>
          <w:rFonts w:ascii="Consolas" w:hAnsi="Consolas" w:cs="Consolas"/>
          <w:color w:val="0000FF"/>
        </w:rPr>
        <w:t>View my virtualized data</w:t>
      </w:r>
      <w:r>
        <w:t xml:space="preserve"> </w:t>
      </w:r>
      <w:r w:rsidR="00952558">
        <w:t xml:space="preserve">in </w:t>
      </w:r>
      <w:r>
        <w:t xml:space="preserve">the previous exercise. </w:t>
      </w:r>
    </w:p>
    <w:p w14:paraId="49387DE4" w14:textId="39956E77" w:rsidR="00B327F5" w:rsidRDefault="00B327F5" w:rsidP="005C3891">
      <w:pPr>
        <w:pStyle w:val="StepList511"/>
        <w:keepLines w:val="0"/>
        <w:tabs>
          <w:tab w:val="clear" w:pos="792"/>
        </w:tabs>
        <w:spacing w:before="120"/>
        <w:ind w:firstLine="0"/>
        <w:rPr>
          <w:rFonts w:ascii="Consolas" w:hAnsi="Consolas" w:cs="Consolas"/>
          <w:color w:val="0000FF"/>
        </w:rPr>
      </w:pPr>
      <w:r>
        <w:t xml:space="preserve">If you are not, you can always navigate there by doing the following: </w:t>
      </w:r>
      <w:r w:rsidRPr="00B54B72">
        <w:rPr>
          <w:rFonts w:ascii="Consolas" w:hAnsi="Consolas" w:cs="Consolas"/>
          <w:color w:val="0000FF"/>
        </w:rPr>
        <w:t>Navigation menu</w:t>
      </w:r>
      <w:r>
        <w:rPr>
          <w:rFonts w:ascii="Consolas" w:hAnsi="Consolas" w:cs="Consolas"/>
          <w:color w:val="0000FF"/>
        </w:rPr>
        <w:t xml:space="preserve"> </w:t>
      </w:r>
      <w:r>
        <w:rPr>
          <w:rFonts w:ascii="Wingdings 3" w:eastAsia="Wingdings 3" w:hAnsi="Wingdings 3" w:cs="Wingdings 3"/>
        </w:rPr>
        <w:t>a</w:t>
      </w:r>
      <w:r w:rsidRPr="00B54B72">
        <w:rPr>
          <w:rFonts w:ascii="Consolas" w:hAnsi="Consolas" w:cs="Consolas"/>
          <w:color w:val="0000FF"/>
        </w:rPr>
        <w:t xml:space="preserve"> Collect </w:t>
      </w:r>
      <w:r>
        <w:rPr>
          <w:rFonts w:ascii="Wingdings 3" w:eastAsia="Wingdings 3" w:hAnsi="Wingdings 3" w:cs="Wingdings 3"/>
        </w:rPr>
        <w:t>a</w:t>
      </w:r>
      <w:r>
        <w:t xml:space="preserve"> </w:t>
      </w:r>
      <w:r w:rsidRPr="00B54B72">
        <w:rPr>
          <w:rFonts w:ascii="Consolas" w:hAnsi="Consolas" w:cs="Consolas"/>
          <w:color w:val="0000FF"/>
        </w:rPr>
        <w:t>Data virtualization</w:t>
      </w:r>
      <w:r>
        <w:rPr>
          <w:rFonts w:ascii="Consolas" w:hAnsi="Consolas" w:cs="Consolas"/>
          <w:color w:val="0000FF"/>
        </w:rPr>
        <w:t xml:space="preserve"> </w:t>
      </w:r>
      <w:r>
        <w:rPr>
          <w:rFonts w:ascii="Wingdings 3" w:eastAsia="Wingdings 3" w:hAnsi="Wingdings 3" w:cs="Wingdings 3"/>
        </w:rPr>
        <w:t>a</w:t>
      </w:r>
      <w:r w:rsidRPr="00B54B72">
        <w:rPr>
          <w:rFonts w:ascii="Consolas" w:hAnsi="Consolas" w:cs="Consolas"/>
          <w:color w:val="0000FF"/>
        </w:rPr>
        <w:t xml:space="preserve"> Menu </w:t>
      </w:r>
      <w:r>
        <w:rPr>
          <w:rFonts w:ascii="Wingdings 3" w:eastAsia="Wingdings 3" w:hAnsi="Wingdings 3" w:cs="Wingdings 3"/>
        </w:rPr>
        <w:t>a</w:t>
      </w:r>
      <w:r>
        <w:t xml:space="preserve"> </w:t>
      </w:r>
      <w:r>
        <w:rPr>
          <w:rFonts w:ascii="Consolas" w:hAnsi="Consolas" w:cs="Consolas"/>
          <w:color w:val="0000FF"/>
        </w:rPr>
        <w:t>My V</w:t>
      </w:r>
      <w:r w:rsidRPr="00B54B72">
        <w:rPr>
          <w:rFonts w:ascii="Consolas" w:hAnsi="Consolas" w:cs="Consolas"/>
          <w:color w:val="0000FF"/>
        </w:rPr>
        <w:t>irtualize</w:t>
      </w:r>
      <w:r>
        <w:rPr>
          <w:rFonts w:ascii="Consolas" w:hAnsi="Consolas" w:cs="Consolas"/>
          <w:color w:val="0000FF"/>
        </w:rPr>
        <w:t>d data</w:t>
      </w:r>
      <w:r w:rsidR="00952558">
        <w:rPr>
          <w:rFonts w:ascii="Consolas" w:hAnsi="Consolas" w:cs="Consolas"/>
          <w:color w:val="0000FF"/>
        </w:rPr>
        <w:t>.</w:t>
      </w:r>
    </w:p>
    <w:p w14:paraId="17428041" w14:textId="77777777" w:rsidR="00B327F5" w:rsidRDefault="00B327F5" w:rsidP="00B327F5">
      <w:pPr>
        <w:pStyle w:val="StepList511"/>
        <w:keepLines w:val="0"/>
        <w:numPr>
          <w:ilvl w:val="0"/>
          <w:numId w:val="23"/>
        </w:numPr>
        <w:spacing w:before="120"/>
      </w:pPr>
      <w:r>
        <w:t>Before joining any of the virtualized tables you have created, preview each of them to make sure they are working properly.</w:t>
      </w:r>
    </w:p>
    <w:p w14:paraId="6D3EEAB8" w14:textId="34BB8E38" w:rsidR="00B327F5" w:rsidRDefault="00B327F5" w:rsidP="00401AAB">
      <w:pPr>
        <w:pStyle w:val="StepList511"/>
        <w:keepLines w:val="0"/>
        <w:tabs>
          <w:tab w:val="clear" w:pos="792"/>
        </w:tabs>
        <w:spacing w:before="120"/>
        <w:ind w:firstLine="0"/>
      </w:pPr>
      <w:r>
        <w:t xml:space="preserve">For each table, click on </w:t>
      </w:r>
      <w:r>
        <w:rPr>
          <w:rFonts w:ascii="Consolas" w:hAnsi="Consolas" w:cs="Consolas"/>
          <w:color w:val="0000FF"/>
        </w:rPr>
        <w:t>e</w:t>
      </w:r>
      <w:r w:rsidRPr="00401AAB">
        <w:rPr>
          <w:rFonts w:ascii="Consolas" w:hAnsi="Consolas" w:cs="Consolas"/>
          <w:color w:val="0000FF"/>
        </w:rPr>
        <w:t>llipses</w:t>
      </w:r>
      <w:r>
        <w:rPr>
          <w:rFonts w:ascii="Consolas" w:hAnsi="Consolas" w:cs="Consolas"/>
          <w:color w:val="0000FF"/>
        </w:rPr>
        <w:t xml:space="preserve"> </w:t>
      </w:r>
      <w:r>
        <w:rPr>
          <w:noProof/>
        </w:rPr>
        <w:drawing>
          <wp:inline distT="0" distB="0" distL="0" distR="0" wp14:anchorId="66EE85F8" wp14:editId="67965920">
            <wp:extent cx="107956" cy="152408"/>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7956" cy="152408"/>
                    </a:xfrm>
                    <a:prstGeom prst="rect">
                      <a:avLst/>
                    </a:prstGeom>
                  </pic:spPr>
                </pic:pic>
              </a:graphicData>
            </a:graphic>
          </wp:inline>
        </w:drawing>
      </w:r>
      <w:r w:rsidRPr="00401AAB">
        <w:rPr>
          <w:rFonts w:ascii="Consolas" w:hAnsi="Consolas" w:cs="Consolas"/>
          <w:color w:val="0000FF"/>
        </w:rPr>
        <w:t xml:space="preserve"> </w:t>
      </w:r>
      <w:r>
        <w:rPr>
          <w:rFonts w:ascii="Wingdings 3" w:eastAsia="Wingdings 3" w:hAnsi="Wingdings 3" w:cs="Wingdings 3"/>
        </w:rPr>
        <w:t>a</w:t>
      </w:r>
      <w:r w:rsidRPr="00B54B72">
        <w:rPr>
          <w:rFonts w:ascii="Consolas" w:hAnsi="Consolas" w:cs="Consolas"/>
          <w:color w:val="0000FF"/>
        </w:rPr>
        <w:t xml:space="preserve"> </w:t>
      </w:r>
      <w:r w:rsidRPr="00401AAB">
        <w:rPr>
          <w:rFonts w:ascii="Consolas" w:hAnsi="Consolas" w:cs="Consolas"/>
          <w:color w:val="0000FF"/>
        </w:rPr>
        <w:t>Preview</w:t>
      </w:r>
      <w:r w:rsidR="00952558">
        <w:rPr>
          <w:rFonts w:ascii="Consolas" w:hAnsi="Consolas" w:cs="Consolas"/>
          <w:color w:val="0000FF"/>
        </w:rPr>
        <w:t>.</w:t>
      </w:r>
    </w:p>
    <w:p w14:paraId="21BF7C06" w14:textId="2AAF87D7" w:rsidR="00B327F5" w:rsidRDefault="005D7C69" w:rsidP="005C38AE">
      <w:pPr>
        <w:pStyle w:val="StepList511"/>
        <w:keepLines w:val="0"/>
        <w:tabs>
          <w:tab w:val="clear" w:pos="792"/>
        </w:tabs>
        <w:spacing w:before="120"/>
        <w:ind w:firstLine="0"/>
      </w:pPr>
      <w:r w:rsidRPr="005D7C69">
        <w:rPr>
          <w:noProof/>
        </w:rPr>
        <w:drawing>
          <wp:inline distT="0" distB="0" distL="0" distR="0" wp14:anchorId="2AFB1C6C" wp14:editId="2EADFCC2">
            <wp:extent cx="5958867" cy="2031167"/>
            <wp:effectExtent l="0" t="0" r="0" b="127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82758" cy="2039311"/>
                    </a:xfrm>
                    <a:prstGeom prst="rect">
                      <a:avLst/>
                    </a:prstGeom>
                  </pic:spPr>
                </pic:pic>
              </a:graphicData>
            </a:graphic>
          </wp:inline>
        </w:drawing>
      </w:r>
    </w:p>
    <w:p w14:paraId="4A05AA4D" w14:textId="660CA381" w:rsidR="00B327F5" w:rsidRDefault="005D7C69" w:rsidP="005C38AE">
      <w:pPr>
        <w:pStyle w:val="StepList511"/>
        <w:keepLines w:val="0"/>
        <w:tabs>
          <w:tab w:val="clear" w:pos="792"/>
        </w:tabs>
        <w:spacing w:before="120"/>
        <w:ind w:firstLine="0"/>
      </w:pPr>
      <w:r w:rsidRPr="005D7C69">
        <w:rPr>
          <w:noProof/>
        </w:rPr>
        <w:drawing>
          <wp:inline distT="0" distB="0" distL="0" distR="0" wp14:anchorId="0DE972BE" wp14:editId="2A1A987E">
            <wp:extent cx="5456419" cy="3122071"/>
            <wp:effectExtent l="0" t="0" r="508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5898" cy="3138938"/>
                    </a:xfrm>
                    <a:prstGeom prst="rect">
                      <a:avLst/>
                    </a:prstGeom>
                  </pic:spPr>
                </pic:pic>
              </a:graphicData>
            </a:graphic>
          </wp:inline>
        </w:drawing>
      </w:r>
    </w:p>
    <w:p w14:paraId="566327AF" w14:textId="77777777" w:rsidR="00B327F5" w:rsidRDefault="00B327F5" w:rsidP="0013781F">
      <w:pPr>
        <w:pStyle w:val="StepList14"/>
        <w:keepLines w:val="0"/>
        <w:tabs>
          <w:tab w:val="clear" w:pos="864"/>
        </w:tabs>
        <w:spacing w:before="120"/>
        <w:ind w:left="792"/>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B327F5" w14:paraId="15455A8D" w14:textId="77777777" w:rsidTr="00111D91">
        <w:trPr>
          <w:jc w:val="center"/>
        </w:trPr>
        <w:tc>
          <w:tcPr>
            <w:tcW w:w="749" w:type="dxa"/>
            <w:shd w:val="clear" w:color="auto" w:fill="F3F3F3"/>
            <w:vAlign w:val="center"/>
          </w:tcPr>
          <w:p w14:paraId="34F64B01" w14:textId="77777777" w:rsidR="00B327F5" w:rsidRDefault="00B327F5" w:rsidP="00111D91">
            <w:pPr>
              <w:spacing w:before="0" w:after="0"/>
              <w:jc w:val="center"/>
              <w:rPr>
                <w:rFonts w:eastAsia="SimSun" w:cs="Miriam"/>
                <w:b/>
              </w:rPr>
            </w:pPr>
            <w:r>
              <w:rPr>
                <w:rFonts w:eastAsia="SimSun" w:cs="Miriam"/>
                <w:b/>
                <w:noProof/>
              </w:rPr>
              <w:drawing>
                <wp:inline distT="0" distB="0" distL="0" distR="0" wp14:anchorId="69B8BD06" wp14:editId="6F388C3C">
                  <wp:extent cx="329565" cy="329565"/>
                  <wp:effectExtent l="0" t="0" r="0" b="0"/>
                  <wp:docPr id="204" name="Picture 20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son-Female-Light-ic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67A82473" w14:textId="77777777" w:rsidR="00B327F5" w:rsidRDefault="00B327F5" w:rsidP="00111D91">
            <w:pPr>
              <w:spacing w:before="0" w:after="0"/>
              <w:jc w:val="center"/>
              <w:rPr>
                <w:rFonts w:eastAsia="SimSun" w:cs="Miriam"/>
                <w:color w:val="000000" w:themeColor="text1"/>
                <w:sz w:val="12"/>
                <w:szCs w:val="12"/>
              </w:rPr>
            </w:pPr>
          </w:p>
          <w:p w14:paraId="388B4DBC" w14:textId="77777777" w:rsidR="00B327F5" w:rsidRDefault="00B327F5" w:rsidP="00111D91">
            <w:pPr>
              <w:spacing w:before="0" w:after="0"/>
              <w:jc w:val="center"/>
              <w:rPr>
                <w:rFonts w:eastAsia="SimSun" w:cs="Miriam"/>
                <w:color w:val="000000" w:themeColor="text1"/>
                <w:sz w:val="12"/>
                <w:szCs w:val="12"/>
              </w:rPr>
            </w:pPr>
            <w:r w:rsidRPr="002C42F4">
              <w:rPr>
                <w:rFonts w:eastAsia="SimSun" w:cs="Miriam"/>
                <w:color w:val="000000" w:themeColor="text1"/>
                <w:sz w:val="12"/>
                <w:szCs w:val="12"/>
              </w:rPr>
              <w:t>Data</w:t>
            </w:r>
          </w:p>
          <w:p w14:paraId="5331E5BC" w14:textId="77777777" w:rsidR="00B327F5" w:rsidRPr="002C42F4" w:rsidRDefault="00B327F5" w:rsidP="00111D91">
            <w:pPr>
              <w:spacing w:before="0" w:after="0"/>
              <w:jc w:val="center"/>
              <w:rPr>
                <w:rFonts w:eastAsia="SimSun" w:cs="Miriam"/>
                <w:sz w:val="12"/>
                <w:szCs w:val="12"/>
              </w:rPr>
            </w:pPr>
            <w:r>
              <w:rPr>
                <w:rFonts w:eastAsia="SimSun" w:cs="Miriam"/>
                <w:color w:val="000000" w:themeColor="text1"/>
                <w:sz w:val="12"/>
                <w:szCs w:val="12"/>
              </w:rPr>
              <w:t>Engineer</w:t>
            </w:r>
          </w:p>
        </w:tc>
        <w:tc>
          <w:tcPr>
            <w:tcW w:w="9532" w:type="dxa"/>
            <w:shd w:val="clear" w:color="auto" w:fill="F3F3F3"/>
            <w:vAlign w:val="center"/>
          </w:tcPr>
          <w:p w14:paraId="3C473F3B" w14:textId="77777777" w:rsidR="00B327F5" w:rsidRPr="000710F8" w:rsidRDefault="00B327F5" w:rsidP="00111D91">
            <w:pPr>
              <w:pStyle w:val="StepList511"/>
              <w:keepLines w:val="0"/>
              <w:tabs>
                <w:tab w:val="clear" w:pos="792"/>
              </w:tabs>
              <w:spacing w:before="120"/>
              <w:ind w:left="0" w:firstLine="0"/>
              <w:rPr>
                <w:sz w:val="20"/>
                <w:szCs w:val="20"/>
              </w:rPr>
            </w:pPr>
            <w:r w:rsidRPr="000710F8">
              <w:rPr>
                <w:sz w:val="20"/>
                <w:szCs w:val="20"/>
              </w:rPr>
              <w:t>Check for data in ACTIVITY01 and CUSTOMER_DEMOCHURN.</w:t>
            </w:r>
          </w:p>
          <w:p w14:paraId="14517D6C" w14:textId="77777777" w:rsidR="00B327F5" w:rsidRDefault="00B327F5" w:rsidP="00111D91">
            <w:pPr>
              <w:pStyle w:val="StepList511"/>
              <w:keepLines w:val="0"/>
              <w:tabs>
                <w:tab w:val="clear" w:pos="792"/>
              </w:tabs>
              <w:spacing w:before="120"/>
              <w:ind w:left="0" w:firstLine="0"/>
            </w:pPr>
            <w:r w:rsidRPr="000710F8">
              <w:rPr>
                <w:sz w:val="20"/>
                <w:szCs w:val="20"/>
              </w:rPr>
              <w:t xml:space="preserve">If any of these virtualized tables are not displaying data, you can fix it by performing a Remove action on the virtualized table (use the </w:t>
            </w:r>
            <w:r>
              <w:rPr>
                <w:sz w:val="20"/>
                <w:szCs w:val="20"/>
              </w:rPr>
              <w:t>e</w:t>
            </w:r>
            <w:r w:rsidRPr="000710F8">
              <w:rPr>
                <w:sz w:val="20"/>
                <w:szCs w:val="20"/>
              </w:rPr>
              <w:t>llipses</w:t>
            </w:r>
            <w:r>
              <w:rPr>
                <w:sz w:val="20"/>
                <w:szCs w:val="20"/>
              </w:rPr>
              <w:t xml:space="preserve"> </w:t>
            </w:r>
            <w:r>
              <w:rPr>
                <w:noProof/>
              </w:rPr>
              <w:drawing>
                <wp:inline distT="0" distB="0" distL="0" distR="0" wp14:anchorId="6768B9B4" wp14:editId="37A91B6A">
                  <wp:extent cx="107956" cy="152408"/>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7956" cy="152408"/>
                          </a:xfrm>
                          <a:prstGeom prst="rect">
                            <a:avLst/>
                          </a:prstGeom>
                        </pic:spPr>
                      </pic:pic>
                    </a:graphicData>
                  </a:graphic>
                </wp:inline>
              </w:drawing>
            </w:r>
            <w:r w:rsidRPr="000710F8">
              <w:rPr>
                <w:sz w:val="20"/>
                <w:szCs w:val="20"/>
              </w:rPr>
              <w:t>) and then re-create it.</w:t>
            </w:r>
          </w:p>
        </w:tc>
      </w:tr>
    </w:tbl>
    <w:p w14:paraId="07624321" w14:textId="77777777" w:rsidR="00B327F5" w:rsidRDefault="00B327F5">
      <w:pPr>
        <w:spacing w:before="0" w:after="0"/>
        <w:rPr>
          <w:szCs w:val="22"/>
        </w:rPr>
      </w:pPr>
      <w:r>
        <w:br w:type="page"/>
      </w:r>
    </w:p>
    <w:p w14:paraId="49A25610" w14:textId="1A4BBCA8" w:rsidR="000E37A7" w:rsidRDefault="006D7204" w:rsidP="00B327F5">
      <w:pPr>
        <w:pStyle w:val="StepList511"/>
        <w:keepLines w:val="0"/>
        <w:numPr>
          <w:ilvl w:val="0"/>
          <w:numId w:val="23"/>
        </w:numPr>
        <w:spacing w:before="120"/>
      </w:pPr>
      <w:r>
        <w:lastRenderedPageBreak/>
        <w:t>Return to My virtualized data by selecting breadcrumb back</w:t>
      </w:r>
      <w:r w:rsidR="00952558">
        <w:t>.</w:t>
      </w:r>
      <w:r>
        <w:t xml:space="preserve"> </w:t>
      </w:r>
    </w:p>
    <w:p w14:paraId="353C27E1" w14:textId="704607B3" w:rsidR="006D7204" w:rsidRDefault="006D7204" w:rsidP="000E37A7">
      <w:pPr>
        <w:pStyle w:val="StepList511"/>
        <w:keepLines w:val="0"/>
        <w:tabs>
          <w:tab w:val="clear" w:pos="792"/>
        </w:tabs>
        <w:spacing w:before="120"/>
        <w:ind w:firstLine="0"/>
      </w:pPr>
      <w:r w:rsidRPr="006D7204">
        <w:rPr>
          <w:noProof/>
        </w:rPr>
        <w:drawing>
          <wp:inline distT="0" distB="0" distL="0" distR="0" wp14:anchorId="2C9A34E9" wp14:editId="638D5380">
            <wp:extent cx="1527766" cy="711200"/>
            <wp:effectExtent l="0" t="0" r="0" b="0"/>
            <wp:docPr id="31" name="Picture 31" descr="A picture containing black, man, white,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48645" cy="814023"/>
                    </a:xfrm>
                    <a:prstGeom prst="rect">
                      <a:avLst/>
                    </a:prstGeom>
                  </pic:spPr>
                </pic:pic>
              </a:graphicData>
            </a:graphic>
          </wp:inline>
        </w:drawing>
      </w:r>
    </w:p>
    <w:p w14:paraId="5FB5EE4D" w14:textId="6691495A" w:rsidR="00B327F5" w:rsidRDefault="00B327F5" w:rsidP="00B327F5">
      <w:pPr>
        <w:pStyle w:val="StepList511"/>
        <w:keepLines w:val="0"/>
        <w:numPr>
          <w:ilvl w:val="0"/>
          <w:numId w:val="23"/>
        </w:numPr>
        <w:spacing w:before="120"/>
      </w:pPr>
      <w:r>
        <w:t xml:space="preserve">Choose tables </w:t>
      </w:r>
      <w:r w:rsidRPr="005C3891">
        <w:rPr>
          <w:rFonts w:ascii="Consolas" w:hAnsi="Consolas" w:cs="Consolas"/>
          <w:color w:val="0000FF"/>
        </w:rPr>
        <w:t>ACTIVITY01</w:t>
      </w:r>
      <w:r>
        <w:t xml:space="preserve"> and </w:t>
      </w:r>
      <w:r>
        <w:rPr>
          <w:rFonts w:ascii="Consolas" w:hAnsi="Consolas" w:cs="Consolas"/>
          <w:color w:val="0000FF"/>
        </w:rPr>
        <w:t>CUSTOMER_DEMOCHURN</w:t>
      </w:r>
      <w:r>
        <w:t xml:space="preserve">, then click </w:t>
      </w:r>
      <w:r w:rsidRPr="005C3891">
        <w:rPr>
          <w:rFonts w:ascii="Consolas" w:hAnsi="Consolas" w:cs="Consolas"/>
          <w:color w:val="0000FF"/>
        </w:rPr>
        <w:t>Join</w:t>
      </w:r>
      <w:r w:rsidR="00952558">
        <w:rPr>
          <w:rFonts w:ascii="Consolas" w:hAnsi="Consolas" w:cs="Consolas"/>
          <w:color w:val="0000FF"/>
        </w:rPr>
        <w:t>.</w:t>
      </w:r>
    </w:p>
    <w:p w14:paraId="6183EB58" w14:textId="7455D20D" w:rsidR="00B327F5" w:rsidRDefault="006D7204" w:rsidP="00656E8D">
      <w:pPr>
        <w:pStyle w:val="StepList511"/>
        <w:keepLines w:val="0"/>
        <w:tabs>
          <w:tab w:val="clear" w:pos="792"/>
        </w:tabs>
        <w:spacing w:before="120"/>
        <w:ind w:firstLine="0"/>
      </w:pPr>
      <w:r w:rsidRPr="006D7204">
        <w:rPr>
          <w:noProof/>
        </w:rPr>
        <w:drawing>
          <wp:inline distT="0" distB="0" distL="0" distR="0" wp14:anchorId="1B682C71" wp14:editId="6245EA69">
            <wp:extent cx="5940989" cy="1476531"/>
            <wp:effectExtent l="0" t="0" r="317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1272" cy="1503940"/>
                    </a:xfrm>
                    <a:prstGeom prst="rect">
                      <a:avLst/>
                    </a:prstGeom>
                  </pic:spPr>
                </pic:pic>
              </a:graphicData>
            </a:graphic>
          </wp:inline>
        </w:drawing>
      </w:r>
    </w:p>
    <w:p w14:paraId="1CE873F9" w14:textId="77777777" w:rsidR="00B327F5" w:rsidRDefault="00B327F5" w:rsidP="00B327F5">
      <w:pPr>
        <w:pStyle w:val="StepList511"/>
        <w:keepLines w:val="0"/>
        <w:numPr>
          <w:ilvl w:val="0"/>
          <w:numId w:val="23"/>
        </w:numPr>
        <w:spacing w:before="120"/>
      </w:pPr>
      <w:r>
        <w:t xml:space="preserve">Scroll down on the table </w:t>
      </w:r>
      <w:r w:rsidRPr="006B7AD7">
        <w:rPr>
          <w:rFonts w:ascii="Consolas" w:hAnsi="Consolas" w:cs="Consolas"/>
          <w:color w:val="0000FF"/>
        </w:rPr>
        <w:t>CUSTOMER_DEMOCHURN</w:t>
      </w:r>
      <w:r>
        <w:t xml:space="preserve"> until you can see the Column </w:t>
      </w:r>
      <w:r w:rsidRPr="006B7AD7">
        <w:rPr>
          <w:rFonts w:ascii="Consolas" w:hAnsi="Consolas" w:cs="Consolas"/>
          <w:color w:val="0000FF"/>
        </w:rPr>
        <w:t>ID.</w:t>
      </w:r>
    </w:p>
    <w:p w14:paraId="1CB5EB9B" w14:textId="77777777" w:rsidR="00B327F5" w:rsidRDefault="00B327F5" w:rsidP="006B7AD7">
      <w:pPr>
        <w:pStyle w:val="StepList511"/>
        <w:keepLines w:val="0"/>
        <w:tabs>
          <w:tab w:val="clear" w:pos="792"/>
        </w:tabs>
        <w:spacing w:before="120"/>
        <w:ind w:firstLine="0"/>
      </w:pPr>
      <w:r>
        <w:t xml:space="preserve">Join the virtualized tables by clicking on Column </w:t>
      </w:r>
      <w:r w:rsidRPr="007D0F4C">
        <w:rPr>
          <w:rFonts w:ascii="Consolas" w:hAnsi="Consolas" w:cs="Consolas"/>
          <w:color w:val="0000FF"/>
        </w:rPr>
        <w:t>ID</w:t>
      </w:r>
      <w:r>
        <w:t xml:space="preserve"> on the table </w:t>
      </w:r>
      <w:r w:rsidRPr="006B7AD7">
        <w:rPr>
          <w:rFonts w:ascii="Consolas" w:hAnsi="Consolas" w:cs="Consolas"/>
          <w:color w:val="0000FF"/>
        </w:rPr>
        <w:t>ACTIVITY</w:t>
      </w:r>
      <w:r>
        <w:rPr>
          <w:rFonts w:ascii="Consolas" w:hAnsi="Consolas" w:cs="Consolas"/>
          <w:color w:val="0000FF"/>
        </w:rPr>
        <w:t>01</w:t>
      </w:r>
      <w:r>
        <w:t xml:space="preserve"> and dragging the cursor to the Column </w:t>
      </w:r>
      <w:r w:rsidRPr="00750A7C">
        <w:rPr>
          <w:rFonts w:ascii="Consolas" w:hAnsi="Consolas" w:cs="Consolas"/>
          <w:color w:val="0000FF"/>
        </w:rPr>
        <w:t>ID</w:t>
      </w:r>
      <w:r>
        <w:t xml:space="preserve"> on the table </w:t>
      </w:r>
      <w:r w:rsidRPr="006B7AD7">
        <w:rPr>
          <w:rFonts w:ascii="Consolas" w:hAnsi="Consolas" w:cs="Consolas"/>
          <w:color w:val="0000FF"/>
        </w:rPr>
        <w:t>CUSTOMER_DEMOCHURN</w:t>
      </w:r>
      <w:r>
        <w:t>.</w:t>
      </w:r>
    </w:p>
    <w:p w14:paraId="0A1C4C1D" w14:textId="77777777" w:rsidR="00B327F5" w:rsidRDefault="00B327F5" w:rsidP="00656E8D">
      <w:pPr>
        <w:pStyle w:val="StepList511"/>
        <w:keepLines w:val="0"/>
        <w:tabs>
          <w:tab w:val="clear" w:pos="792"/>
        </w:tabs>
        <w:spacing w:before="120"/>
        <w:ind w:firstLine="0"/>
      </w:pPr>
      <w:r>
        <w:t>If done correctly, you will see blue key icons next to each column in the virtualized tables.</w:t>
      </w:r>
    </w:p>
    <w:p w14:paraId="7AA0ADDA" w14:textId="27DFE251" w:rsidR="00B327F5" w:rsidRDefault="006D7204" w:rsidP="00D02C2F">
      <w:pPr>
        <w:pStyle w:val="StepList511"/>
        <w:keepLines w:val="0"/>
        <w:tabs>
          <w:tab w:val="clear" w:pos="792"/>
        </w:tabs>
        <w:spacing w:before="120"/>
        <w:ind w:firstLine="0"/>
      </w:pPr>
      <w:r w:rsidRPr="006D7204">
        <w:rPr>
          <w:noProof/>
        </w:rPr>
        <w:drawing>
          <wp:inline distT="0" distB="0" distL="0" distR="0" wp14:anchorId="52FA0EA6" wp14:editId="114610B6">
            <wp:extent cx="5940425" cy="3603532"/>
            <wp:effectExtent l="0" t="0" r="3175" b="381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858" cy="3614714"/>
                    </a:xfrm>
                    <a:prstGeom prst="rect">
                      <a:avLst/>
                    </a:prstGeom>
                  </pic:spPr>
                </pic:pic>
              </a:graphicData>
            </a:graphic>
          </wp:inline>
        </w:drawing>
      </w:r>
    </w:p>
    <w:p w14:paraId="013A82AE" w14:textId="77777777" w:rsidR="00B327F5" w:rsidRDefault="00B327F5">
      <w:pPr>
        <w:spacing w:before="0" w:after="0"/>
        <w:rPr>
          <w:szCs w:val="22"/>
        </w:rPr>
      </w:pPr>
      <w:r>
        <w:br w:type="page"/>
      </w:r>
    </w:p>
    <w:p w14:paraId="3CB3F1B4" w14:textId="33D0AC15" w:rsidR="00B327F5" w:rsidRDefault="001946F3" w:rsidP="00B327F5">
      <w:pPr>
        <w:pStyle w:val="StepList511"/>
        <w:keepLines w:val="0"/>
        <w:numPr>
          <w:ilvl w:val="0"/>
          <w:numId w:val="23"/>
        </w:numPr>
        <w:spacing w:before="120"/>
      </w:pPr>
      <w:r>
        <w:lastRenderedPageBreak/>
        <w:t>On</w:t>
      </w:r>
      <w:r w:rsidR="00B327F5">
        <w:t xml:space="preserve"> table </w:t>
      </w:r>
      <w:r w:rsidR="00B327F5" w:rsidRPr="005E502E">
        <w:rPr>
          <w:rFonts w:ascii="Consolas" w:hAnsi="Consolas" w:cs="Consolas"/>
          <w:color w:val="0000FF"/>
        </w:rPr>
        <w:t xml:space="preserve">ACTIVITY01 </w:t>
      </w:r>
      <w:r w:rsidR="00B327F5">
        <w:t xml:space="preserve">find the Column </w:t>
      </w:r>
      <w:r w:rsidR="00B327F5" w:rsidRPr="00750A7C">
        <w:rPr>
          <w:rFonts w:ascii="Consolas" w:hAnsi="Consolas" w:cs="Consolas"/>
          <w:color w:val="0000FF"/>
        </w:rPr>
        <w:t>_ID</w:t>
      </w:r>
      <w:r w:rsidR="00B327F5">
        <w:t xml:space="preserve">. </w:t>
      </w:r>
    </w:p>
    <w:p w14:paraId="5E4C4B79" w14:textId="389F9F91" w:rsidR="00B327F5" w:rsidRDefault="00B327F5" w:rsidP="00597BEB">
      <w:pPr>
        <w:pStyle w:val="StepList511"/>
        <w:keepLines w:val="0"/>
        <w:tabs>
          <w:tab w:val="clear" w:pos="792"/>
        </w:tabs>
        <w:spacing w:before="120"/>
        <w:ind w:firstLine="0"/>
      </w:pPr>
      <w:r w:rsidRPr="00750E44">
        <w:rPr>
          <w:b/>
          <w:bCs/>
        </w:rPr>
        <w:t xml:space="preserve">This column is different </w:t>
      </w:r>
      <w:r>
        <w:t xml:space="preserve">from the join column you just used called </w:t>
      </w:r>
      <w:r w:rsidRPr="00750A7C">
        <w:rPr>
          <w:rFonts w:ascii="Consolas" w:hAnsi="Consolas" w:cs="Consolas"/>
          <w:color w:val="0000FF"/>
        </w:rPr>
        <w:t>ID</w:t>
      </w:r>
      <w:r>
        <w:rPr>
          <w:rFonts w:ascii="Consolas" w:hAnsi="Consolas" w:cs="Consolas"/>
          <w:color w:val="0000FF"/>
        </w:rPr>
        <w:t xml:space="preserve">. </w:t>
      </w:r>
      <w:r w:rsidR="001946F3">
        <w:t xml:space="preserve">The </w:t>
      </w:r>
      <w:r w:rsidR="001946F3" w:rsidRPr="001946F3">
        <w:rPr>
          <w:rFonts w:ascii="Consolas" w:hAnsi="Consolas" w:cs="Consolas"/>
          <w:color w:val="0000FF"/>
        </w:rPr>
        <w:t>_ID</w:t>
      </w:r>
      <w:r w:rsidR="001946F3" w:rsidRPr="001946F3">
        <w:rPr>
          <w:color w:val="0000FF"/>
        </w:rPr>
        <w:t xml:space="preserve"> </w:t>
      </w:r>
      <w:r w:rsidR="001946F3">
        <w:t>field</w:t>
      </w:r>
      <w:r w:rsidRPr="00597BEB">
        <w:t xml:space="preserve"> is</w:t>
      </w:r>
      <w:r>
        <w:t xml:space="preserve"> a Mongo generated column that is not useful for our Analytics processing.</w:t>
      </w:r>
    </w:p>
    <w:p w14:paraId="2FF85865" w14:textId="1194D213" w:rsidR="00B327F5" w:rsidRDefault="00B327F5" w:rsidP="002F38D7">
      <w:pPr>
        <w:pStyle w:val="StepList511"/>
        <w:keepLines w:val="0"/>
        <w:tabs>
          <w:tab w:val="clear" w:pos="792"/>
        </w:tabs>
        <w:spacing w:before="120"/>
        <w:ind w:firstLine="0"/>
      </w:pPr>
      <w:r>
        <w:t xml:space="preserve">Click on the box next to the Column Name to uncheck Column </w:t>
      </w:r>
      <w:r w:rsidRPr="00045186">
        <w:rPr>
          <w:rFonts w:ascii="Consolas" w:hAnsi="Consolas" w:cs="Consolas"/>
          <w:color w:val="0000FF"/>
        </w:rPr>
        <w:t>_ID.</w:t>
      </w:r>
      <w:r>
        <w:t xml:space="preserve"> This will indicate that you do not want this column included in the joined virtualized view of the two virtualized tables.</w:t>
      </w:r>
      <w:r w:rsidR="001946F3">
        <w:t xml:space="preserve"> You may have noticed that the arrow between ACTIVITY01 and CUSTOMER_DEMOCHURN disappeared. That’s ok. The key still indicates a join relationship.</w:t>
      </w:r>
    </w:p>
    <w:p w14:paraId="6563E2B2" w14:textId="375F9E0F" w:rsidR="00B327F5" w:rsidRDefault="000700D5" w:rsidP="002F38D7">
      <w:pPr>
        <w:pStyle w:val="StepList511"/>
        <w:keepLines w:val="0"/>
        <w:tabs>
          <w:tab w:val="clear" w:pos="792"/>
        </w:tabs>
        <w:spacing w:before="120"/>
        <w:ind w:firstLine="0"/>
      </w:pPr>
      <w:r w:rsidRPr="000700D5">
        <w:rPr>
          <w:noProof/>
        </w:rPr>
        <w:drawing>
          <wp:inline distT="0" distB="0" distL="0" distR="0" wp14:anchorId="6A3F6A3B" wp14:editId="0A2BF5DD">
            <wp:extent cx="2853267" cy="3290297"/>
            <wp:effectExtent l="0" t="0" r="4445"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8539" cy="3342504"/>
                    </a:xfrm>
                    <a:prstGeom prst="rect">
                      <a:avLst/>
                    </a:prstGeom>
                  </pic:spPr>
                </pic:pic>
              </a:graphicData>
            </a:graphic>
          </wp:inline>
        </w:drawing>
      </w:r>
    </w:p>
    <w:p w14:paraId="43FCB5DC" w14:textId="44FCE49F" w:rsidR="00B327F5" w:rsidRPr="004525B3" w:rsidRDefault="00B327F5" w:rsidP="00B327F5">
      <w:pPr>
        <w:pStyle w:val="StepList511"/>
        <w:keepLines w:val="0"/>
        <w:numPr>
          <w:ilvl w:val="0"/>
          <w:numId w:val="23"/>
        </w:numPr>
        <w:spacing w:before="120"/>
      </w:pPr>
      <w:r>
        <w:t xml:space="preserve">Click </w:t>
      </w:r>
      <w:r w:rsidRPr="00BC6A64">
        <w:rPr>
          <w:rFonts w:ascii="Consolas" w:hAnsi="Consolas" w:cs="Consolas"/>
          <w:color w:val="0000FF"/>
        </w:rPr>
        <w:t>Preview</w:t>
      </w:r>
      <w:r w:rsidR="00952558">
        <w:rPr>
          <w:rFonts w:ascii="Consolas" w:hAnsi="Consolas" w:cs="Consolas"/>
          <w:color w:val="0000FF"/>
        </w:rPr>
        <w:t>.</w:t>
      </w:r>
    </w:p>
    <w:p w14:paraId="50D981AD" w14:textId="7EA81897" w:rsidR="00B327F5" w:rsidRPr="00BC6A64" w:rsidRDefault="000700D5" w:rsidP="004525B3">
      <w:pPr>
        <w:pStyle w:val="StepList511"/>
        <w:keepLines w:val="0"/>
        <w:tabs>
          <w:tab w:val="clear" w:pos="792"/>
        </w:tabs>
        <w:spacing w:before="120"/>
        <w:ind w:firstLine="0"/>
      </w:pPr>
      <w:r w:rsidRPr="000700D5">
        <w:rPr>
          <w:noProof/>
        </w:rPr>
        <w:drawing>
          <wp:inline distT="0" distB="0" distL="0" distR="0" wp14:anchorId="11C44461" wp14:editId="48FB6967">
            <wp:extent cx="1134533" cy="339056"/>
            <wp:effectExtent l="0" t="0" r="0" b="4445"/>
            <wp:docPr id="35" name="Picture 3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9561" cy="370444"/>
                    </a:xfrm>
                    <a:prstGeom prst="rect">
                      <a:avLst/>
                    </a:prstGeom>
                  </pic:spPr>
                </pic:pic>
              </a:graphicData>
            </a:graphic>
          </wp:inline>
        </w:drawing>
      </w:r>
    </w:p>
    <w:p w14:paraId="4350B200" w14:textId="77777777" w:rsidR="00B327F5" w:rsidRDefault="00B327F5" w:rsidP="00B327F5">
      <w:pPr>
        <w:pStyle w:val="StepList511"/>
        <w:keepLines w:val="0"/>
        <w:numPr>
          <w:ilvl w:val="0"/>
          <w:numId w:val="23"/>
        </w:numPr>
        <w:spacing w:before="120"/>
      </w:pPr>
      <w:r w:rsidRPr="00BC6A64">
        <w:t>Scroll</w:t>
      </w:r>
      <w:r>
        <w:t xml:space="preserve"> to the right to make sure data columns from both tables are represented. </w:t>
      </w:r>
    </w:p>
    <w:p w14:paraId="09C96FE9" w14:textId="34DB7E01" w:rsidR="00B327F5" w:rsidRPr="00BC6A64" w:rsidRDefault="00B327F5" w:rsidP="00BC6A64">
      <w:pPr>
        <w:pStyle w:val="StepList511"/>
        <w:keepLines w:val="0"/>
        <w:tabs>
          <w:tab w:val="clear" w:pos="792"/>
        </w:tabs>
        <w:spacing w:before="120"/>
        <w:ind w:firstLine="0"/>
      </w:pPr>
      <w:r>
        <w:t xml:space="preserve">Click </w:t>
      </w:r>
      <w:r w:rsidRPr="004D7DAA">
        <w:rPr>
          <w:rFonts w:ascii="Consolas" w:hAnsi="Consolas" w:cs="Consolas"/>
          <w:color w:val="0000FF"/>
        </w:rPr>
        <w:t xml:space="preserve">x </w:t>
      </w:r>
      <w:r>
        <w:t>to close</w:t>
      </w:r>
      <w:r w:rsidR="00952558">
        <w:t>.</w:t>
      </w:r>
    </w:p>
    <w:p w14:paraId="46A1C4C4" w14:textId="627389A1" w:rsidR="00B327F5" w:rsidRDefault="000700D5" w:rsidP="000700D5">
      <w:pPr>
        <w:pStyle w:val="StepList511"/>
        <w:keepLines w:val="0"/>
        <w:tabs>
          <w:tab w:val="clear" w:pos="792"/>
        </w:tabs>
        <w:spacing w:before="120"/>
        <w:ind w:firstLine="0"/>
      </w:pPr>
      <w:r w:rsidRPr="000700D5">
        <w:rPr>
          <w:noProof/>
        </w:rPr>
        <w:drawing>
          <wp:inline distT="0" distB="0" distL="0" distR="0" wp14:anchorId="04052C80" wp14:editId="2582F5F1">
            <wp:extent cx="4144385" cy="2319867"/>
            <wp:effectExtent l="0" t="0" r="0" b="444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5187" cy="2387487"/>
                    </a:xfrm>
                    <a:prstGeom prst="rect">
                      <a:avLst/>
                    </a:prstGeom>
                  </pic:spPr>
                </pic:pic>
              </a:graphicData>
            </a:graphic>
          </wp:inline>
        </w:drawing>
      </w:r>
      <w:r w:rsidR="00B327F5">
        <w:br w:type="page"/>
      </w:r>
    </w:p>
    <w:p w14:paraId="46687534" w14:textId="655FE784" w:rsidR="000700D5" w:rsidRPr="000700D5" w:rsidRDefault="000700D5" w:rsidP="00B327F5">
      <w:pPr>
        <w:pStyle w:val="StepList511"/>
        <w:keepLines w:val="0"/>
        <w:numPr>
          <w:ilvl w:val="0"/>
          <w:numId w:val="23"/>
        </w:numPr>
        <w:spacing w:before="120"/>
      </w:pPr>
      <w:r>
        <w:lastRenderedPageBreak/>
        <w:t xml:space="preserve">Click </w:t>
      </w:r>
      <w:r w:rsidRPr="000700D5">
        <w:rPr>
          <w:rFonts w:ascii="Consolas" w:hAnsi="Consolas" w:cs="Consolas"/>
          <w:color w:val="0000FF"/>
        </w:rPr>
        <w:t>Next</w:t>
      </w:r>
      <w:r>
        <w:rPr>
          <w:rFonts w:cs="Arial"/>
        </w:rPr>
        <w:t>. Now you can Edit column names if you like.</w:t>
      </w:r>
    </w:p>
    <w:p w14:paraId="5D24AA12" w14:textId="2FDFDA78" w:rsidR="00B327F5" w:rsidRDefault="000700D5" w:rsidP="00D4340D">
      <w:pPr>
        <w:pStyle w:val="StepList511"/>
        <w:keepLines w:val="0"/>
        <w:numPr>
          <w:ilvl w:val="0"/>
          <w:numId w:val="23"/>
        </w:numPr>
        <w:spacing w:before="120"/>
      </w:pPr>
      <w:r>
        <w:t xml:space="preserve">Click </w:t>
      </w:r>
      <w:r w:rsidRPr="000700D5">
        <w:rPr>
          <w:rFonts w:ascii="Consolas" w:hAnsi="Consolas" w:cs="Consolas"/>
          <w:color w:val="0000FF"/>
        </w:rPr>
        <w:t>Next</w:t>
      </w:r>
      <w:r w:rsidR="00952558">
        <w:rPr>
          <w:rFonts w:ascii="Consolas" w:hAnsi="Consolas" w:cs="Consolas"/>
          <w:color w:val="0000FF"/>
        </w:rPr>
        <w:t xml:space="preserve"> again.</w:t>
      </w:r>
    </w:p>
    <w:p w14:paraId="2B3C506B" w14:textId="7765C9AA" w:rsidR="00B327F5" w:rsidRDefault="00D4340D" w:rsidP="00F27AD2">
      <w:pPr>
        <w:pStyle w:val="StepList511"/>
        <w:keepLines w:val="0"/>
        <w:numPr>
          <w:ilvl w:val="0"/>
          <w:numId w:val="23"/>
        </w:numPr>
        <w:spacing w:before="120"/>
      </w:pPr>
      <w:r>
        <w:t xml:space="preserve">In the Assign and review screen, select Project </w:t>
      </w:r>
      <w:r w:rsidRPr="001F051A">
        <w:rPr>
          <w:rFonts w:ascii="Consolas" w:hAnsi="Consolas" w:cs="Consolas"/>
          <w:color w:val="0000FF"/>
        </w:rPr>
        <w:t>CPD Workshop Analytics Project</w:t>
      </w:r>
      <w:r>
        <w:rPr>
          <w:rFonts w:ascii="Consolas" w:hAnsi="Consolas" w:cs="Consolas"/>
          <w:color w:val="0000FF"/>
        </w:rPr>
        <w:t xml:space="preserve"> </w:t>
      </w:r>
      <w:r w:rsidRPr="00B878A8">
        <w:rPr>
          <w:rFonts w:cs="Arial"/>
        </w:rPr>
        <w:t>(1)</w:t>
      </w:r>
      <w:r w:rsidR="00F27AD2">
        <w:t>, then t</w:t>
      </w:r>
      <w:r>
        <w:t xml:space="preserve">ype view name: </w:t>
      </w:r>
      <w:r w:rsidRPr="00F27AD2">
        <w:rPr>
          <w:rFonts w:ascii="Consolas" w:hAnsi="Consolas" w:cs="Consolas"/>
          <w:color w:val="0000FF"/>
        </w:rPr>
        <w:t xml:space="preserve">CUSTOMER_DEMOCHURN_ACTIVITY </w:t>
      </w:r>
      <w:r w:rsidRPr="00F27AD2">
        <w:rPr>
          <w:rFonts w:cs="Arial"/>
        </w:rPr>
        <w:t>(2)</w:t>
      </w:r>
      <w:r w:rsidR="00F27AD2">
        <w:t xml:space="preserve"> and </w:t>
      </w:r>
      <w:r>
        <w:t xml:space="preserve">Click </w:t>
      </w:r>
      <w:r w:rsidRPr="00F27AD2">
        <w:rPr>
          <w:rFonts w:ascii="Consolas" w:hAnsi="Consolas" w:cs="Consolas"/>
          <w:color w:val="0000FF"/>
        </w:rPr>
        <w:t xml:space="preserve">Create View </w:t>
      </w:r>
      <w:r w:rsidRPr="00F27AD2">
        <w:rPr>
          <w:rFonts w:cs="Arial"/>
        </w:rPr>
        <w:t>(3)</w:t>
      </w:r>
      <w:r w:rsidR="00F27AD2">
        <w:rPr>
          <w:rFonts w:cs="Arial"/>
        </w:rPr>
        <w:br/>
      </w:r>
    </w:p>
    <w:p w14:paraId="65BCF762" w14:textId="16F66C61" w:rsidR="00B327F5" w:rsidRDefault="00D4340D" w:rsidP="00C60726">
      <w:pPr>
        <w:pStyle w:val="StepList511"/>
        <w:keepLines w:val="0"/>
        <w:tabs>
          <w:tab w:val="clear" w:pos="792"/>
        </w:tabs>
        <w:spacing w:before="120"/>
        <w:ind w:firstLine="0"/>
      </w:pPr>
      <w:r w:rsidRPr="00D4340D">
        <w:rPr>
          <w:noProof/>
        </w:rPr>
        <w:drawing>
          <wp:inline distT="0" distB="0" distL="0" distR="0" wp14:anchorId="22C4491C" wp14:editId="6892F1A9">
            <wp:extent cx="5943600" cy="1624840"/>
            <wp:effectExtent l="0" t="0" r="0" b="127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6137" cy="1636469"/>
                    </a:xfrm>
                    <a:prstGeom prst="rect">
                      <a:avLst/>
                    </a:prstGeom>
                  </pic:spPr>
                </pic:pic>
              </a:graphicData>
            </a:graphic>
          </wp:inline>
        </w:drawing>
      </w:r>
      <w:r w:rsidR="00F27AD2">
        <w:br/>
      </w:r>
    </w:p>
    <w:p w14:paraId="3C82D74B" w14:textId="39CD0722" w:rsidR="00B327F5" w:rsidRDefault="00B327F5" w:rsidP="00B327F5">
      <w:pPr>
        <w:pStyle w:val="StepList511"/>
        <w:keepLines w:val="0"/>
        <w:numPr>
          <w:ilvl w:val="0"/>
          <w:numId w:val="23"/>
        </w:numPr>
        <w:spacing w:before="120"/>
      </w:pPr>
      <w:r>
        <w:t xml:space="preserve">Click </w:t>
      </w:r>
      <w:r>
        <w:rPr>
          <w:rFonts w:ascii="Consolas" w:hAnsi="Consolas" w:cs="Consolas"/>
          <w:color w:val="0000FF"/>
        </w:rPr>
        <w:t>Go to project</w:t>
      </w:r>
      <w:r w:rsidR="00952558">
        <w:rPr>
          <w:rFonts w:ascii="Consolas" w:hAnsi="Consolas" w:cs="Consolas"/>
          <w:color w:val="0000FF"/>
        </w:rPr>
        <w:t>.</w:t>
      </w:r>
      <w:r w:rsidR="00F27AD2">
        <w:rPr>
          <w:rFonts w:ascii="Consolas" w:hAnsi="Consolas" w:cs="Consolas"/>
          <w:color w:val="0000FF"/>
        </w:rPr>
        <w:br/>
      </w:r>
    </w:p>
    <w:p w14:paraId="028A30AA" w14:textId="1F20610B" w:rsidR="00FA6DE4" w:rsidRDefault="00B878A8" w:rsidP="0003572D">
      <w:pPr>
        <w:pStyle w:val="StepList511"/>
        <w:keepLines w:val="0"/>
        <w:tabs>
          <w:tab w:val="clear" w:pos="792"/>
        </w:tabs>
        <w:spacing w:before="120"/>
        <w:ind w:firstLine="0"/>
      </w:pPr>
      <w:r w:rsidRPr="00B878A8">
        <w:rPr>
          <w:noProof/>
        </w:rPr>
        <w:drawing>
          <wp:inline distT="0" distB="0" distL="0" distR="0" wp14:anchorId="6FD932B8" wp14:editId="605F26A6">
            <wp:extent cx="5956300" cy="2159625"/>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5911" cy="2184864"/>
                    </a:xfrm>
                    <a:prstGeom prst="rect">
                      <a:avLst/>
                    </a:prstGeom>
                  </pic:spPr>
                </pic:pic>
              </a:graphicData>
            </a:graphic>
          </wp:inline>
        </w:drawing>
      </w:r>
    </w:p>
    <w:p w14:paraId="3837AB27" w14:textId="77777777" w:rsidR="00FA6DE4" w:rsidRDefault="00FA6DE4">
      <w:pPr>
        <w:spacing w:before="0" w:after="0"/>
        <w:rPr>
          <w:szCs w:val="22"/>
        </w:rPr>
      </w:pPr>
      <w:r>
        <w:br w:type="page"/>
      </w:r>
    </w:p>
    <w:p w14:paraId="0A79AA20" w14:textId="09977F84" w:rsidR="00B327F5" w:rsidRDefault="00B327F5" w:rsidP="00B327F5">
      <w:pPr>
        <w:pStyle w:val="StepList511"/>
        <w:keepLines w:val="0"/>
        <w:numPr>
          <w:ilvl w:val="0"/>
          <w:numId w:val="23"/>
        </w:numPr>
        <w:spacing w:before="120"/>
      </w:pPr>
      <w:r>
        <w:lastRenderedPageBreak/>
        <w:t xml:space="preserve">You will be navigated </w:t>
      </w:r>
      <w:proofErr w:type="gramStart"/>
      <w:r>
        <w:t xml:space="preserve">to  </w:t>
      </w:r>
      <w:r w:rsidRPr="00FE3F75">
        <w:rPr>
          <w:rFonts w:ascii="Consolas" w:hAnsi="Consolas" w:cs="Consolas"/>
          <w:color w:val="0000FF"/>
        </w:rPr>
        <w:t>My</w:t>
      </w:r>
      <w:proofErr w:type="gramEnd"/>
      <w:r w:rsidRPr="00FE3F75">
        <w:rPr>
          <w:rFonts w:ascii="Consolas" w:hAnsi="Consolas" w:cs="Consolas"/>
          <w:color w:val="0000FF"/>
        </w:rPr>
        <w:t xml:space="preserve"> Projects</w:t>
      </w:r>
      <w:r w:rsidRPr="00F760DA">
        <w:t xml:space="preserve"> </w:t>
      </w:r>
      <w:r>
        <w:rPr>
          <w:rFonts w:ascii="Wingdings 3" w:eastAsia="Wingdings 3" w:hAnsi="Wingdings 3" w:cs="Wingdings 3"/>
        </w:rPr>
        <w:t>a</w:t>
      </w:r>
      <w:r>
        <w:t xml:space="preserve"> </w:t>
      </w:r>
      <w:r w:rsidRPr="00FE3F75">
        <w:rPr>
          <w:rFonts w:ascii="Consolas" w:hAnsi="Consolas" w:cs="Consolas"/>
          <w:color w:val="0000FF"/>
        </w:rPr>
        <w:t>CPD Workshop Analytics Project</w:t>
      </w:r>
      <w:r>
        <w:rPr>
          <w:rFonts w:ascii="Consolas" w:hAnsi="Consolas" w:cs="Consolas"/>
          <w:color w:val="0000FF"/>
        </w:rPr>
        <w:t xml:space="preserve"> </w:t>
      </w:r>
      <w:r>
        <w:rPr>
          <w:rFonts w:ascii="Wingdings 3" w:eastAsia="Wingdings 3" w:hAnsi="Wingdings 3" w:cs="Wingdings 3"/>
        </w:rPr>
        <w:t>a</w:t>
      </w:r>
      <w:r>
        <w:t xml:space="preserve"> </w:t>
      </w:r>
      <w:r>
        <w:rPr>
          <w:rFonts w:ascii="Consolas" w:hAnsi="Consolas" w:cs="Consolas"/>
          <w:color w:val="0000FF"/>
        </w:rPr>
        <w:t>Assets</w:t>
      </w:r>
      <w:r w:rsidR="00952558">
        <w:rPr>
          <w:rFonts w:ascii="Consolas" w:hAnsi="Consolas" w:cs="Consolas"/>
          <w:color w:val="0000FF"/>
        </w:rPr>
        <w:t>.</w:t>
      </w:r>
    </w:p>
    <w:p w14:paraId="78804239" w14:textId="1403AE77" w:rsidR="00B327F5" w:rsidRPr="00F760DA" w:rsidRDefault="00B327F5" w:rsidP="00F760DA">
      <w:pPr>
        <w:pStyle w:val="StepList511"/>
        <w:keepLines w:val="0"/>
        <w:tabs>
          <w:tab w:val="clear" w:pos="792"/>
        </w:tabs>
        <w:spacing w:before="120"/>
        <w:ind w:firstLine="0"/>
      </w:pPr>
      <w:r>
        <w:t xml:space="preserve">Find and click on your new virtualized view (of the two virtual tables) </w:t>
      </w:r>
      <w:r w:rsidR="00CB3C4A">
        <w:rPr>
          <w:rFonts w:ascii="Consolas" w:hAnsi="Consolas" w:cs="Consolas"/>
          <w:color w:val="0000FF"/>
        </w:rPr>
        <w:t>USER1001</w:t>
      </w:r>
      <w:r w:rsidRPr="00FE3F75">
        <w:rPr>
          <w:rFonts w:ascii="Consolas" w:hAnsi="Consolas" w:cs="Consolas"/>
          <w:color w:val="0000FF"/>
        </w:rPr>
        <w:t>.CUSTOMER_DEMOCHURN_ACTIVITY</w:t>
      </w:r>
      <w:r w:rsidR="00952558">
        <w:rPr>
          <w:rFonts w:ascii="Consolas" w:hAnsi="Consolas" w:cs="Consolas"/>
          <w:color w:val="0000FF"/>
        </w:rPr>
        <w:t>.</w:t>
      </w:r>
    </w:p>
    <w:p w14:paraId="6B79892B" w14:textId="7B02BC80" w:rsidR="00B327F5" w:rsidRPr="00F760DA" w:rsidRDefault="00CB3C4A" w:rsidP="00F760DA">
      <w:pPr>
        <w:pStyle w:val="StepList511"/>
        <w:keepLines w:val="0"/>
        <w:tabs>
          <w:tab w:val="clear" w:pos="792"/>
        </w:tabs>
        <w:spacing w:before="120"/>
        <w:ind w:firstLine="0"/>
      </w:pPr>
      <w:r w:rsidRPr="00CB3C4A">
        <w:rPr>
          <w:noProof/>
        </w:rPr>
        <w:drawing>
          <wp:inline distT="0" distB="0" distL="0" distR="0" wp14:anchorId="43FE3105" wp14:editId="3306729C">
            <wp:extent cx="5836257" cy="2371265"/>
            <wp:effectExtent l="0" t="0" r="635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47"/>
                    <a:stretch>
                      <a:fillRect/>
                    </a:stretch>
                  </pic:blipFill>
                  <pic:spPr>
                    <a:xfrm>
                      <a:off x="0" y="0"/>
                      <a:ext cx="5867778" cy="2384072"/>
                    </a:xfrm>
                    <a:prstGeom prst="rect">
                      <a:avLst/>
                    </a:prstGeom>
                  </pic:spPr>
                </pic:pic>
              </a:graphicData>
            </a:graphic>
          </wp:inline>
        </w:drawing>
      </w:r>
    </w:p>
    <w:p w14:paraId="30902D16" w14:textId="77777777" w:rsidR="00B327F5" w:rsidRDefault="00B327F5" w:rsidP="00B327F5">
      <w:pPr>
        <w:pStyle w:val="StepList511"/>
        <w:keepLines w:val="0"/>
        <w:numPr>
          <w:ilvl w:val="0"/>
          <w:numId w:val="23"/>
        </w:numPr>
        <w:spacing w:before="120"/>
      </w:pPr>
      <w:r>
        <w:t>Scroll through the data in the preview mode.</w:t>
      </w:r>
    </w:p>
    <w:p w14:paraId="261E5F37" w14:textId="54A375E7" w:rsidR="00B327F5" w:rsidRPr="00F760DA" w:rsidRDefault="00B327F5" w:rsidP="00450BA4">
      <w:pPr>
        <w:pStyle w:val="StepList511"/>
        <w:keepLines w:val="0"/>
        <w:tabs>
          <w:tab w:val="clear" w:pos="792"/>
        </w:tabs>
        <w:spacing w:before="120"/>
        <w:ind w:firstLine="0"/>
      </w:pPr>
      <w:r>
        <w:t>Notice at this point you could refine the data even further. (</w:t>
      </w:r>
      <w:r w:rsidR="00FF47B4">
        <w:t>We will do</w:t>
      </w:r>
      <w:r>
        <w:t xml:space="preserve"> that</w:t>
      </w:r>
      <w:r w:rsidR="00FF47B4">
        <w:t xml:space="preserve"> in</w:t>
      </w:r>
      <w:r>
        <w:t xml:space="preserve"> another exercise.)</w:t>
      </w:r>
    </w:p>
    <w:p w14:paraId="4941D541" w14:textId="13042C63" w:rsidR="00B327F5" w:rsidRDefault="004B4CC7" w:rsidP="00770DEA">
      <w:pPr>
        <w:pStyle w:val="StepList511"/>
        <w:keepLines w:val="0"/>
        <w:tabs>
          <w:tab w:val="clear" w:pos="792"/>
        </w:tabs>
        <w:spacing w:before="120"/>
        <w:ind w:firstLine="0"/>
      </w:pPr>
      <w:r w:rsidRPr="004B4CC7">
        <w:rPr>
          <w:noProof/>
        </w:rPr>
        <w:drawing>
          <wp:inline distT="0" distB="0" distL="0" distR="0" wp14:anchorId="222789DE" wp14:editId="50F83052">
            <wp:extent cx="5771213" cy="3608137"/>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48"/>
                    <a:stretch>
                      <a:fillRect/>
                    </a:stretch>
                  </pic:blipFill>
                  <pic:spPr>
                    <a:xfrm>
                      <a:off x="0" y="0"/>
                      <a:ext cx="5796787" cy="3624126"/>
                    </a:xfrm>
                    <a:prstGeom prst="rect">
                      <a:avLst/>
                    </a:prstGeom>
                  </pic:spPr>
                </pic:pic>
              </a:graphicData>
            </a:graphic>
          </wp:inline>
        </w:drawing>
      </w:r>
      <w:r w:rsidR="00B327F5">
        <w:br w:type="page"/>
      </w:r>
    </w:p>
    <w:p w14:paraId="7D9EE844" w14:textId="77777777" w:rsidR="00B327F5" w:rsidRDefault="00B327F5" w:rsidP="00B327F5">
      <w:pPr>
        <w:pStyle w:val="Heading2"/>
        <w:keepNext w:val="0"/>
        <w:spacing w:before="120" w:after="120"/>
      </w:pPr>
      <w:bookmarkStart w:id="10" w:name="_Toc29308907"/>
      <w:r>
        <w:lastRenderedPageBreak/>
        <w:t>Lab conclusion</w:t>
      </w:r>
      <w:bookmarkEnd w:id="10"/>
    </w:p>
    <w:p w14:paraId="544167BF" w14:textId="77777777" w:rsidR="00B327F5" w:rsidRDefault="00B327F5" w:rsidP="00C72011">
      <w:pPr>
        <w:pStyle w:val="StepList511"/>
        <w:keepLines w:val="0"/>
        <w:tabs>
          <w:tab w:val="clear" w:pos="792"/>
        </w:tabs>
        <w:spacing w:before="120"/>
        <w:ind w:firstLine="0"/>
        <w:jc w:val="both"/>
      </w:pPr>
      <w:r>
        <w:t xml:space="preserve">In this lab, you learned </w:t>
      </w:r>
      <w:r w:rsidRPr="00AC5D7A">
        <w:t>about</w:t>
      </w:r>
      <w:r w:rsidRPr="00AC5D7A">
        <w:rPr>
          <w:rFonts w:ascii="Consolas" w:hAnsi="Consolas" w:cs="Consolas"/>
          <w:color w:val="0000FF"/>
        </w:rPr>
        <w:t xml:space="preserve"> Data Virtualization</w:t>
      </w:r>
      <w:r>
        <w:t xml:space="preserve"> to complete the </w:t>
      </w:r>
      <w:r w:rsidRPr="00352987">
        <w:rPr>
          <w:rFonts w:ascii="Consolas" w:hAnsi="Consolas" w:cs="Consolas"/>
          <w:color w:val="0000FF"/>
        </w:rPr>
        <w:t>Collect</w:t>
      </w:r>
      <w:r>
        <w:t xml:space="preserve"> tasks by creating a virtualized view of the transformed Db2 Demographics and Db2 Churn data, joined with the MongoDB (JSON) Activity data. </w:t>
      </w:r>
    </w:p>
    <w:p w14:paraId="6C35EBB7" w14:textId="77777777" w:rsidR="00B327F5" w:rsidRDefault="00B327F5" w:rsidP="00C72011">
      <w:pPr>
        <w:pStyle w:val="StepList511"/>
        <w:keepLines w:val="0"/>
        <w:tabs>
          <w:tab w:val="clear" w:pos="792"/>
        </w:tabs>
        <w:spacing w:before="120"/>
        <w:ind w:firstLine="0"/>
        <w:jc w:val="both"/>
      </w:pPr>
      <w:r>
        <w:tab/>
      </w:r>
      <w:r>
        <w:tab/>
      </w:r>
      <w:r>
        <w:tab/>
      </w:r>
      <w:r>
        <w:tab/>
      </w:r>
      <w:r>
        <w:tab/>
      </w:r>
      <w:r>
        <w:tab/>
      </w:r>
      <w:r>
        <w:tab/>
      </w:r>
      <w:r>
        <w:rPr>
          <w:noProof/>
        </w:rPr>
        <w:drawing>
          <wp:inline distT="0" distB="0" distL="0" distR="0" wp14:anchorId="34C374F4" wp14:editId="496A899C">
            <wp:extent cx="533400" cy="431800"/>
            <wp:effectExtent l="0" t="0" r="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 cy="431800"/>
                    </a:xfrm>
                    <a:prstGeom prst="rect">
                      <a:avLst/>
                    </a:prstGeom>
                    <a:noFill/>
                    <a:ln>
                      <a:noFill/>
                    </a:ln>
                  </pic:spPr>
                </pic:pic>
              </a:graphicData>
            </a:graphic>
          </wp:inline>
        </w:drawing>
      </w:r>
    </w:p>
    <w:p w14:paraId="6BA0C9CF" w14:textId="77777777" w:rsidR="00B327F5" w:rsidRDefault="00B327F5" w:rsidP="006E0338">
      <w:pPr>
        <w:pStyle w:val="StepList511"/>
        <w:keepLines w:val="0"/>
        <w:tabs>
          <w:tab w:val="clear" w:pos="792"/>
        </w:tabs>
        <w:spacing w:before="120"/>
        <w:ind w:firstLine="0"/>
      </w:pPr>
      <w:r>
        <w:rPr>
          <w:noProof/>
        </w:rPr>
        <w:drawing>
          <wp:inline distT="0" distB="0" distL="0" distR="0" wp14:anchorId="172DFEC4" wp14:editId="5A93578E">
            <wp:extent cx="6007409" cy="209560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7409" cy="2095608"/>
                    </a:xfrm>
                    <a:prstGeom prst="rect">
                      <a:avLst/>
                    </a:prstGeom>
                  </pic:spPr>
                </pic:pic>
              </a:graphicData>
            </a:graphic>
          </wp:inline>
        </w:drawing>
      </w:r>
    </w:p>
    <w:p w14:paraId="126AEDA2" w14:textId="77777777" w:rsidR="00B327F5" w:rsidRDefault="00B327F5" w:rsidP="000059CE">
      <w:pPr>
        <w:pStyle w:val="StepList511"/>
        <w:keepLines w:val="0"/>
        <w:tabs>
          <w:tab w:val="clear" w:pos="792"/>
        </w:tabs>
        <w:spacing w:before="120"/>
        <w:ind w:firstLine="0"/>
      </w:pPr>
    </w:p>
    <w:tbl>
      <w:tblPr>
        <w:tblW w:w="10281"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749"/>
        <w:gridCol w:w="9532"/>
      </w:tblGrid>
      <w:tr w:rsidR="00B327F5" w14:paraId="1583C3FA" w14:textId="77777777" w:rsidTr="00C12C9D">
        <w:trPr>
          <w:jc w:val="center"/>
        </w:trPr>
        <w:tc>
          <w:tcPr>
            <w:tcW w:w="749" w:type="dxa"/>
            <w:shd w:val="clear" w:color="auto" w:fill="F3F3F3"/>
            <w:vAlign w:val="center"/>
          </w:tcPr>
          <w:p w14:paraId="2B2B14D4" w14:textId="77777777" w:rsidR="00B327F5" w:rsidRDefault="00B327F5" w:rsidP="00C12C9D">
            <w:pPr>
              <w:spacing w:before="0" w:after="0"/>
              <w:jc w:val="center"/>
              <w:rPr>
                <w:rFonts w:eastAsia="SimSun" w:cs="Miriam"/>
                <w:b/>
              </w:rPr>
            </w:pPr>
            <w:r>
              <w:br w:type="page"/>
            </w:r>
            <w:r>
              <w:br w:type="page"/>
            </w:r>
            <w:r>
              <w:rPr>
                <w:rFonts w:eastAsia="SimSun" w:cs="Miriam"/>
                <w:b/>
                <w:noProof/>
              </w:rPr>
              <w:drawing>
                <wp:inline distT="0" distB="0" distL="0" distR="0" wp14:anchorId="6192BED2" wp14:editId="55AF6F21">
                  <wp:extent cx="329565" cy="329565"/>
                  <wp:effectExtent l="0" t="0" r="0" b="0"/>
                  <wp:docPr id="305" name="Picture 305"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son-Female-Light-ic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565" cy="329565"/>
                          </a:xfrm>
                          <a:prstGeom prst="rect">
                            <a:avLst/>
                          </a:prstGeom>
                        </pic:spPr>
                      </pic:pic>
                    </a:graphicData>
                  </a:graphic>
                </wp:inline>
              </w:drawing>
            </w:r>
          </w:p>
          <w:p w14:paraId="2ECACC9A" w14:textId="77777777" w:rsidR="00B327F5" w:rsidRDefault="00B327F5" w:rsidP="00C12C9D">
            <w:pPr>
              <w:spacing w:before="0" w:after="0"/>
              <w:jc w:val="center"/>
              <w:rPr>
                <w:rFonts w:eastAsia="SimSun" w:cs="Miriam"/>
                <w:color w:val="000000" w:themeColor="text1"/>
                <w:sz w:val="12"/>
                <w:szCs w:val="12"/>
              </w:rPr>
            </w:pPr>
          </w:p>
          <w:p w14:paraId="351803A4" w14:textId="77777777" w:rsidR="00B327F5" w:rsidRDefault="00B327F5" w:rsidP="00C12C9D">
            <w:pPr>
              <w:spacing w:before="0" w:after="0"/>
              <w:jc w:val="center"/>
              <w:rPr>
                <w:rFonts w:eastAsia="SimSun" w:cs="Miriam"/>
                <w:color w:val="000000" w:themeColor="text1"/>
                <w:sz w:val="12"/>
                <w:szCs w:val="12"/>
              </w:rPr>
            </w:pPr>
            <w:r w:rsidRPr="002C42F4">
              <w:rPr>
                <w:rFonts w:eastAsia="SimSun" w:cs="Miriam"/>
                <w:color w:val="000000" w:themeColor="text1"/>
                <w:sz w:val="12"/>
                <w:szCs w:val="12"/>
              </w:rPr>
              <w:t>Data</w:t>
            </w:r>
          </w:p>
          <w:p w14:paraId="7550804B" w14:textId="77777777" w:rsidR="00B327F5" w:rsidRPr="002C42F4" w:rsidRDefault="00B327F5" w:rsidP="00C12C9D">
            <w:pPr>
              <w:spacing w:before="0" w:after="0"/>
              <w:jc w:val="center"/>
              <w:rPr>
                <w:rFonts w:eastAsia="SimSun" w:cs="Miriam"/>
                <w:sz w:val="12"/>
                <w:szCs w:val="12"/>
              </w:rPr>
            </w:pPr>
            <w:r>
              <w:rPr>
                <w:rFonts w:eastAsia="SimSun" w:cs="Miriam"/>
                <w:color w:val="000000" w:themeColor="text1"/>
                <w:sz w:val="12"/>
                <w:szCs w:val="12"/>
              </w:rPr>
              <w:t>Engineer</w:t>
            </w:r>
          </w:p>
        </w:tc>
        <w:tc>
          <w:tcPr>
            <w:tcW w:w="9532" w:type="dxa"/>
            <w:shd w:val="clear" w:color="auto" w:fill="F3F3F3"/>
            <w:vAlign w:val="center"/>
          </w:tcPr>
          <w:p w14:paraId="1500A754" w14:textId="61064382" w:rsidR="00203A42" w:rsidRDefault="0007503C" w:rsidP="00721020">
            <w:pPr>
              <w:pStyle w:val="StepList511"/>
              <w:keepLines w:val="0"/>
              <w:tabs>
                <w:tab w:val="clear" w:pos="792"/>
              </w:tabs>
              <w:spacing w:before="120"/>
              <w:ind w:left="0" w:firstLine="0"/>
              <w:rPr>
                <w:sz w:val="20"/>
                <w:szCs w:val="20"/>
              </w:rPr>
            </w:pPr>
            <w:r w:rsidRPr="00721020">
              <w:rPr>
                <w:sz w:val="20"/>
                <w:szCs w:val="20"/>
              </w:rPr>
              <w:t xml:space="preserve">The </w:t>
            </w:r>
            <w:r w:rsidR="00721020">
              <w:rPr>
                <w:sz w:val="20"/>
                <w:szCs w:val="20"/>
              </w:rPr>
              <w:t>SQL</w:t>
            </w:r>
            <w:r w:rsidRPr="00721020">
              <w:rPr>
                <w:sz w:val="20"/>
                <w:szCs w:val="20"/>
              </w:rPr>
              <w:t xml:space="preserve"> query </w:t>
            </w:r>
            <w:proofErr w:type="gramStart"/>
            <w:r w:rsidRPr="00721020">
              <w:rPr>
                <w:sz w:val="20"/>
                <w:szCs w:val="20"/>
              </w:rPr>
              <w:t>runs</w:t>
            </w:r>
            <w:r w:rsidR="00952558">
              <w:rPr>
                <w:sz w:val="20"/>
                <w:szCs w:val="20"/>
              </w:rPr>
              <w:t xml:space="preserve"> </w:t>
            </w:r>
            <w:r w:rsidRPr="00721020">
              <w:rPr>
                <w:sz w:val="20"/>
                <w:szCs w:val="20"/>
              </w:rPr>
              <w:t xml:space="preserve"> on</w:t>
            </w:r>
            <w:proofErr w:type="gramEnd"/>
            <w:r w:rsidRPr="00721020">
              <w:rPr>
                <w:sz w:val="20"/>
                <w:szCs w:val="20"/>
              </w:rPr>
              <w:t xml:space="preserve"> the remote data sources (D</w:t>
            </w:r>
            <w:r w:rsidR="00495D39">
              <w:rPr>
                <w:sz w:val="20"/>
                <w:szCs w:val="20"/>
              </w:rPr>
              <w:t>b</w:t>
            </w:r>
            <w:r w:rsidRPr="00721020">
              <w:rPr>
                <w:sz w:val="20"/>
                <w:szCs w:val="20"/>
              </w:rPr>
              <w:t>2 and Mongo</w:t>
            </w:r>
            <w:r w:rsidR="00952558">
              <w:rPr>
                <w:sz w:val="20"/>
                <w:szCs w:val="20"/>
              </w:rPr>
              <w:t>DB</w:t>
            </w:r>
            <w:r w:rsidRPr="00721020">
              <w:rPr>
                <w:sz w:val="20"/>
                <w:szCs w:val="20"/>
              </w:rPr>
              <w:t xml:space="preserve">) when you call the data set from the project.  This capability provides the absolute latest </w:t>
            </w:r>
            <w:r w:rsidR="00721020">
              <w:rPr>
                <w:sz w:val="20"/>
                <w:szCs w:val="20"/>
              </w:rPr>
              <w:t>“</w:t>
            </w:r>
            <w:r w:rsidRPr="00721020">
              <w:rPr>
                <w:sz w:val="20"/>
                <w:szCs w:val="20"/>
              </w:rPr>
              <w:t>current state</w:t>
            </w:r>
            <w:r w:rsidR="00721020">
              <w:rPr>
                <w:sz w:val="20"/>
                <w:szCs w:val="20"/>
              </w:rPr>
              <w:t>”</w:t>
            </w:r>
            <w:r w:rsidRPr="00721020">
              <w:rPr>
                <w:sz w:val="20"/>
                <w:szCs w:val="20"/>
              </w:rPr>
              <w:t xml:space="preserve"> information from the activity (</w:t>
            </w:r>
            <w:r w:rsidR="00721020">
              <w:rPr>
                <w:sz w:val="20"/>
                <w:szCs w:val="20"/>
              </w:rPr>
              <w:t>i.e.</w:t>
            </w:r>
            <w:r w:rsidRPr="00721020">
              <w:rPr>
                <w:sz w:val="20"/>
                <w:szCs w:val="20"/>
              </w:rPr>
              <w:t xml:space="preserve"> transactional </w:t>
            </w:r>
            <w:r w:rsidR="00721020">
              <w:rPr>
                <w:sz w:val="20"/>
                <w:szCs w:val="20"/>
              </w:rPr>
              <w:t>d</w:t>
            </w:r>
            <w:r w:rsidRPr="00721020">
              <w:rPr>
                <w:sz w:val="20"/>
                <w:szCs w:val="20"/>
              </w:rPr>
              <w:t xml:space="preserve">ata </w:t>
            </w:r>
            <w:r w:rsidR="00721020">
              <w:rPr>
                <w:sz w:val="20"/>
                <w:szCs w:val="20"/>
              </w:rPr>
              <w:t>s</w:t>
            </w:r>
            <w:r w:rsidRPr="00721020">
              <w:rPr>
                <w:sz w:val="20"/>
                <w:szCs w:val="20"/>
              </w:rPr>
              <w:t>tore).  If you want to learn even more about data virtualizatio</w:t>
            </w:r>
            <w:r w:rsidR="00721020">
              <w:rPr>
                <w:sz w:val="20"/>
                <w:szCs w:val="20"/>
              </w:rPr>
              <w:t>n, see</w:t>
            </w:r>
            <w:r w:rsidR="00203A42">
              <w:rPr>
                <w:sz w:val="20"/>
                <w:szCs w:val="20"/>
              </w:rPr>
              <w:t>:</w:t>
            </w:r>
          </w:p>
          <w:p w14:paraId="5D1A25EE" w14:textId="6CD8DA7B" w:rsidR="0007503C" w:rsidRPr="00721020" w:rsidRDefault="00203A42" w:rsidP="00721020">
            <w:pPr>
              <w:pStyle w:val="StepList511"/>
              <w:keepLines w:val="0"/>
              <w:tabs>
                <w:tab w:val="clear" w:pos="792"/>
              </w:tabs>
              <w:spacing w:before="120"/>
              <w:ind w:left="0" w:firstLine="0"/>
              <w:rPr>
                <w:sz w:val="20"/>
                <w:szCs w:val="20"/>
              </w:rPr>
            </w:pPr>
            <w:r w:rsidRPr="001B4A9D">
              <w:rPr>
                <w:rFonts w:ascii="Consolas" w:hAnsi="Consolas" w:cs="Consolas"/>
                <w:color w:val="0000FF"/>
                <w:sz w:val="20"/>
                <w:szCs w:val="20"/>
              </w:rPr>
              <w:t xml:space="preserve"> (Deep</w:t>
            </w:r>
            <w:r w:rsidR="006E3CCE">
              <w:rPr>
                <w:rFonts w:ascii="Consolas" w:hAnsi="Consolas" w:cs="Consolas"/>
                <w:color w:val="0000FF"/>
                <w:sz w:val="20"/>
                <w:szCs w:val="20"/>
              </w:rPr>
              <w:t>er</w:t>
            </w:r>
            <w:r w:rsidRPr="001B4A9D">
              <w:rPr>
                <w:rFonts w:ascii="Consolas" w:hAnsi="Consolas" w:cs="Consolas"/>
                <w:color w:val="0000FF"/>
                <w:sz w:val="20"/>
                <w:szCs w:val="20"/>
              </w:rPr>
              <w:t xml:space="preserve"> Dive) </w:t>
            </w:r>
            <w:r>
              <w:rPr>
                <w:rFonts w:ascii="Consolas" w:hAnsi="Consolas" w:cs="Consolas"/>
                <w:color w:val="0000FF"/>
                <w:sz w:val="20"/>
                <w:szCs w:val="20"/>
              </w:rPr>
              <w:t>Data Virtualization (Caching)</w:t>
            </w:r>
          </w:p>
          <w:p w14:paraId="2C56B5A8" w14:textId="4F2DFF31" w:rsidR="00B327F5" w:rsidRPr="000710F8" w:rsidRDefault="00B327F5" w:rsidP="00C12C9D">
            <w:pPr>
              <w:pStyle w:val="StepList511"/>
              <w:keepLines w:val="0"/>
              <w:tabs>
                <w:tab w:val="clear" w:pos="792"/>
              </w:tabs>
              <w:spacing w:before="120"/>
              <w:ind w:left="0" w:firstLine="0"/>
              <w:rPr>
                <w:sz w:val="20"/>
                <w:szCs w:val="20"/>
              </w:rPr>
            </w:pPr>
            <w:r w:rsidRPr="000710F8">
              <w:rPr>
                <w:sz w:val="20"/>
                <w:szCs w:val="20"/>
              </w:rPr>
              <w:t>Final note: Cloud Pak for Data refers to joins of individual virtualized tables as “virtualized views</w:t>
            </w:r>
            <w:r>
              <w:rPr>
                <w:sz w:val="20"/>
                <w:szCs w:val="20"/>
              </w:rPr>
              <w:t>.</w:t>
            </w:r>
            <w:r w:rsidRPr="000710F8">
              <w:rPr>
                <w:sz w:val="20"/>
                <w:szCs w:val="20"/>
              </w:rPr>
              <w:t>”</w:t>
            </w:r>
          </w:p>
        </w:tc>
      </w:tr>
    </w:tbl>
    <w:p w14:paraId="7B020E68" w14:textId="77777777" w:rsidR="00B327F5" w:rsidRDefault="00B327F5" w:rsidP="00665B45">
      <w:pPr>
        <w:pStyle w:val="StepList511"/>
        <w:keepLines w:val="0"/>
        <w:tabs>
          <w:tab w:val="clear" w:pos="792"/>
        </w:tabs>
        <w:spacing w:before="120"/>
        <w:ind w:firstLine="0"/>
      </w:pPr>
    </w:p>
    <w:p w14:paraId="18EF9BA7" w14:textId="2F314348" w:rsidR="00B327F5" w:rsidRDefault="00B327F5" w:rsidP="00231821">
      <w:pPr>
        <w:pStyle w:val="StepList511"/>
        <w:keepLines w:val="0"/>
        <w:tabs>
          <w:tab w:val="clear" w:pos="792"/>
        </w:tabs>
        <w:spacing w:before="120"/>
        <w:ind w:left="0" w:firstLine="0"/>
        <w:rPr>
          <w:b/>
          <w:bCs/>
        </w:rPr>
      </w:pPr>
      <w:r>
        <w:rPr>
          <w:b/>
          <w:bCs/>
        </w:rPr>
        <w:t>** E</w:t>
      </w:r>
      <w:r w:rsidRPr="00825A66">
        <w:rPr>
          <w:b/>
          <w:bCs/>
        </w:rPr>
        <w:t xml:space="preserve">nd of </w:t>
      </w:r>
      <w:r>
        <w:rPr>
          <w:b/>
          <w:bCs/>
        </w:rPr>
        <w:t>Lab 05 -</w:t>
      </w:r>
      <w:r w:rsidRPr="00825A66">
        <w:rPr>
          <w:b/>
          <w:bCs/>
        </w:rPr>
        <w:t xml:space="preserve"> </w:t>
      </w:r>
      <w:r>
        <w:rPr>
          <w:b/>
          <w:bCs/>
        </w:rPr>
        <w:t>Collect: Virtualize</w:t>
      </w:r>
      <w:r w:rsidR="00DE68C1">
        <w:rPr>
          <w:b/>
          <w:bCs/>
        </w:rPr>
        <w:t xml:space="preserve"> </w:t>
      </w:r>
    </w:p>
    <w:p w14:paraId="3B33107D" w14:textId="2316F99E" w:rsidR="00B327F5" w:rsidRDefault="00B327F5" w:rsidP="00FD75D6">
      <w:pPr>
        <w:pStyle w:val="StepList815"/>
        <w:keepLines w:val="0"/>
        <w:widowControl w:val="0"/>
        <w:spacing w:before="120"/>
        <w:rPr>
          <w:b/>
          <w:bCs/>
          <w:sz w:val="16"/>
          <w:szCs w:val="16"/>
        </w:rPr>
      </w:pPr>
      <w:r>
        <w:rPr>
          <w:bCs/>
          <w:sz w:val="16"/>
          <w:szCs w:val="16"/>
        </w:rPr>
        <w:t xml:space="preserve">     Lab by Burt </w:t>
      </w:r>
      <w:proofErr w:type="spellStart"/>
      <w:r>
        <w:rPr>
          <w:bCs/>
          <w:sz w:val="16"/>
          <w:szCs w:val="16"/>
        </w:rPr>
        <w:t>Vialpando</w:t>
      </w:r>
      <w:proofErr w:type="spellEnd"/>
      <w:r w:rsidR="00B878A8">
        <w:rPr>
          <w:bCs/>
          <w:sz w:val="16"/>
          <w:szCs w:val="16"/>
        </w:rPr>
        <w:t xml:space="preserve"> and Kent Rubin</w:t>
      </w:r>
      <w:r>
        <w:rPr>
          <w:bCs/>
          <w:sz w:val="16"/>
          <w:szCs w:val="16"/>
        </w:rPr>
        <w:t>, IBM</w:t>
      </w:r>
    </w:p>
    <w:sectPr w:rsidR="00B327F5" w:rsidSect="00B66F34">
      <w:headerReference w:type="even" r:id="rId49"/>
      <w:headerReference w:type="default" r:id="rId50"/>
      <w:footerReference w:type="even" r:id="rId51"/>
      <w:footerReference w:type="default" r:id="rId52"/>
      <w:pgSz w:w="12240" w:h="15840" w:code="1"/>
      <w:pgMar w:top="1440" w:right="1008" w:bottom="1440" w:left="1008" w:header="432" w:footer="720" w:gutter="0"/>
      <w:pgNumType w:start="84"/>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3BC">
      <wne:macro wne:macroName="PROJECT.NEWMACROS.CODE"/>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299E08" w14:textId="77777777" w:rsidR="00373EE3" w:rsidRDefault="00373EE3">
      <w:r>
        <w:separator/>
      </w:r>
    </w:p>
  </w:endnote>
  <w:endnote w:type="continuationSeparator" w:id="0">
    <w:p w14:paraId="3A361A57" w14:textId="77777777" w:rsidR="00373EE3" w:rsidRDefault="00373EE3">
      <w:r>
        <w:continuationSeparator/>
      </w:r>
    </w:p>
  </w:endnote>
  <w:endnote w:type="continuationNotice" w:id="1">
    <w:p w14:paraId="55CCF4A1" w14:textId="77777777" w:rsidR="00373EE3" w:rsidRDefault="00373EE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Bold">
    <w:altName w:val="Arial"/>
    <w:panose1 w:val="020B0604020202020204"/>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 w:name="Wingdings 3">
    <w:panose1 w:val="05040102010807070707"/>
    <w:charset w:val="4D"/>
    <w:family w:val="decorative"/>
    <w:pitch w:val="variable"/>
    <w:sig w:usb0="00000003" w:usb1="10000000" w:usb2="00000000" w:usb3="00000000" w:csb0="80000001" w:csb1="00000000"/>
  </w:font>
  <w:font w:name="Miriam">
    <w:panose1 w:val="020B0502050101010101"/>
    <w:charset w:val="B1"/>
    <w:family w:val="swiss"/>
    <w:pitch w:val="variable"/>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1603A" w14:textId="20248C30" w:rsidR="005C67C3" w:rsidRPr="0029742A" w:rsidRDefault="005C67C3" w:rsidP="0029742A">
    <w:pPr>
      <w:pStyle w:val="Footer"/>
      <w:pBdr>
        <w:top w:val="single" w:sz="4" w:space="1" w:color="auto"/>
      </w:pBdr>
      <w:tabs>
        <w:tab w:val="right" w:pos="10260"/>
      </w:tabs>
      <w:rPr>
        <w:i w:val="0"/>
        <w:iCs/>
      </w:rPr>
    </w:pPr>
    <w:r>
      <w:rPr>
        <w:i w:val="0"/>
        <w:iCs/>
      </w:rPr>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1805B5">
      <w:rPr>
        <w:i w:val="0"/>
        <w:iCs/>
        <w:noProof/>
      </w:rPr>
      <w:t>40</w:t>
    </w:r>
    <w:r w:rsidRPr="00E36D1E">
      <w:rPr>
        <w:i w:val="0"/>
        <w:iCs/>
      </w:rPr>
      <w:fldChar w:fldCharType="end"/>
    </w:r>
    <w:r>
      <w:rPr>
        <w:i w:val="0"/>
        <w:iCs/>
      </w:rPr>
      <w:tab/>
    </w:r>
    <w:r w:rsidR="00244D38" w:rsidRPr="00244D38">
      <w:rPr>
        <w:i w:val="0"/>
        <w:iCs/>
      </w:rPr>
      <w:t xml:space="preserve">IBM Journey to Cloud and AI: </w:t>
    </w:r>
    <w:r w:rsidR="002901FD">
      <w:rPr>
        <w:i w:val="0"/>
        <w:iCs/>
      </w:rPr>
      <w:t>Analytics</w:t>
    </w:r>
    <w:r w:rsidR="00244D38" w:rsidRPr="00244D38">
      <w:rPr>
        <w:i w:val="0"/>
        <w:iCs/>
      </w:rPr>
      <w:t xml:space="preserve"> Modernization Workshop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C28A6" w14:textId="2B511F95" w:rsidR="005C67C3" w:rsidRPr="00095B20" w:rsidRDefault="005C67C3" w:rsidP="0029742A">
    <w:pPr>
      <w:pStyle w:val="Footer"/>
      <w:pBdr>
        <w:top w:val="single" w:sz="4" w:space="1" w:color="auto"/>
      </w:pBdr>
      <w:tabs>
        <w:tab w:val="right" w:pos="10260"/>
      </w:tabs>
      <w:rPr>
        <w:i w:val="0"/>
        <w:iCs/>
      </w:rPr>
    </w:pPr>
    <w:r w:rsidRPr="00417BDB">
      <w:rPr>
        <w:i w:val="0"/>
        <w:iCs/>
      </w:rPr>
      <w:t>Lab 0</w:t>
    </w:r>
    <w:r w:rsidR="002138DA">
      <w:rPr>
        <w:i w:val="0"/>
        <w:iCs/>
      </w:rPr>
      <w:t>5</w:t>
    </w:r>
    <w:r w:rsidRPr="00417BDB">
      <w:rPr>
        <w:i w:val="0"/>
        <w:iCs/>
      </w:rPr>
      <w:t xml:space="preserve"> –</w:t>
    </w:r>
    <w:r w:rsidR="000B1321">
      <w:rPr>
        <w:i w:val="0"/>
        <w:iCs/>
      </w:rPr>
      <w:t xml:space="preserve"> </w:t>
    </w:r>
    <w:r w:rsidR="002901FD">
      <w:rPr>
        <w:i w:val="0"/>
        <w:iCs/>
      </w:rPr>
      <w:t>Collect</w:t>
    </w:r>
    <w:r w:rsidR="00263683">
      <w:rPr>
        <w:i w:val="0"/>
        <w:iCs/>
      </w:rPr>
      <w:t xml:space="preserve">: </w:t>
    </w:r>
    <w:r w:rsidR="00C2256C">
      <w:rPr>
        <w:i w:val="0"/>
        <w:iCs/>
      </w:rPr>
      <w:t>Virtualize</w:t>
    </w:r>
    <w:r w:rsidRPr="00095B20">
      <w:rPr>
        <w:i w:val="0"/>
        <w:iCs/>
      </w:rPr>
      <w:tab/>
      <w:t xml:space="preserve">Page </w:t>
    </w:r>
    <w:r w:rsidRPr="00E36D1E">
      <w:rPr>
        <w:i w:val="0"/>
        <w:iCs/>
      </w:rPr>
      <w:fldChar w:fldCharType="begin"/>
    </w:r>
    <w:r w:rsidRPr="00E36D1E">
      <w:rPr>
        <w:i w:val="0"/>
        <w:iCs/>
      </w:rPr>
      <w:instrText xml:space="preserve"> PAGE   \* MERGEFORMAT </w:instrText>
    </w:r>
    <w:r w:rsidRPr="00E36D1E">
      <w:rPr>
        <w:i w:val="0"/>
        <w:iCs/>
      </w:rPr>
      <w:fldChar w:fldCharType="separate"/>
    </w:r>
    <w:r w:rsidR="001805B5">
      <w:rPr>
        <w:i w:val="0"/>
        <w:iCs/>
        <w:noProof/>
      </w:rPr>
      <w:t>39</w:t>
    </w:r>
    <w:r w:rsidRPr="00E36D1E">
      <w:rPr>
        <w:i w:val="0"/>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989E2" w14:textId="77777777" w:rsidR="00373EE3" w:rsidRDefault="00373EE3">
      <w:r>
        <w:separator/>
      </w:r>
    </w:p>
  </w:footnote>
  <w:footnote w:type="continuationSeparator" w:id="0">
    <w:p w14:paraId="22CAEABA" w14:textId="77777777" w:rsidR="00373EE3" w:rsidRDefault="00373EE3">
      <w:r>
        <w:continuationSeparator/>
      </w:r>
    </w:p>
  </w:footnote>
  <w:footnote w:type="continuationNotice" w:id="1">
    <w:p w14:paraId="38BF7058" w14:textId="77777777" w:rsidR="00373EE3" w:rsidRDefault="00373EE3">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63FEC" w14:textId="77777777" w:rsidR="005C67C3" w:rsidRDefault="005C67C3" w:rsidP="0029742A">
    <w:pPr>
      <w:pStyle w:val="Header"/>
      <w:tabs>
        <w:tab w:val="clear" w:pos="4320"/>
        <w:tab w:val="clear" w:pos="8640"/>
        <w:tab w:val="right" w:pos="10260"/>
      </w:tabs>
    </w:pPr>
    <w:r>
      <w:t>IBM Software</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9B6BC" w14:textId="77777777" w:rsidR="005C67C3" w:rsidRPr="00B705E9" w:rsidRDefault="005C67C3" w:rsidP="0029742A">
    <w:pPr>
      <w:pStyle w:val="Header"/>
      <w:tabs>
        <w:tab w:val="clear" w:pos="4320"/>
        <w:tab w:val="clear" w:pos="8640"/>
        <w:tab w:val="right" w:pos="10260"/>
      </w:tabs>
      <w:jc w:val="right"/>
    </w:pPr>
    <w:r>
      <w:tab/>
    </w:r>
    <w:r w:rsidRPr="00095B20">
      <w:t xml:space="preserve"> </w:t>
    </w:r>
    <w:r>
      <w:t>IBM 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FCF1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62CD2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4637D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B78CC80"/>
    <w:lvl w:ilvl="0">
      <w:start w:val="1"/>
      <w:numFmt w:val="decimal"/>
      <w:pStyle w:val="ListNumber2"/>
      <w:lvlText w:val="%1."/>
      <w:lvlJc w:val="left"/>
      <w:pPr>
        <w:tabs>
          <w:tab w:val="num" w:pos="720"/>
        </w:tabs>
        <w:ind w:left="720" w:hanging="360"/>
      </w:pPr>
    </w:lvl>
  </w:abstractNum>
  <w:abstractNum w:abstractNumId="4" w15:restartNumberingAfterBreak="0">
    <w:nsid w:val="FFFFFF88"/>
    <w:multiLevelType w:val="singleLevel"/>
    <w:tmpl w:val="465CA8F2"/>
    <w:lvl w:ilvl="0">
      <w:start w:val="1"/>
      <w:numFmt w:val="decimal"/>
      <w:pStyle w:val="ListNumber"/>
      <w:lvlText w:val="%1."/>
      <w:lvlJc w:val="left"/>
      <w:pPr>
        <w:tabs>
          <w:tab w:val="num" w:pos="360"/>
        </w:tabs>
        <w:ind w:left="360" w:hanging="360"/>
      </w:pPr>
    </w:lvl>
  </w:abstractNum>
  <w:abstractNum w:abstractNumId="5" w15:restartNumberingAfterBreak="0">
    <w:nsid w:val="077C53B9"/>
    <w:multiLevelType w:val="multilevel"/>
    <w:tmpl w:val="3FF045CE"/>
    <w:styleLink w:val="StyleNumberedLeft0Hanging025"/>
    <w:lvl w:ilvl="0">
      <w:start w:val="1"/>
      <w:numFmt w:val="decimal"/>
      <w:lvlText w:val="□  %1."/>
      <w:lvlJc w:val="left"/>
      <w:pPr>
        <w:tabs>
          <w:tab w:val="num" w:pos="720"/>
        </w:tabs>
        <w:ind w:left="720" w:hanging="720"/>
      </w:pPr>
      <w:rPr>
        <w:rFonts w:ascii="Arial" w:hAnsi="Arial" w:hint="default"/>
        <w:sz w:val="24"/>
        <w:szCs w:val="24"/>
      </w:rPr>
    </w:lvl>
    <w:lvl w:ilvl="1">
      <w:start w:val="1"/>
      <w:numFmt w:val="lowerLetter"/>
      <w:lvlText w:val="%2."/>
      <w:lvlJc w:val="left"/>
      <w:pPr>
        <w:tabs>
          <w:tab w:val="num" w:pos="1440"/>
        </w:tabs>
        <w:ind w:left="1440" w:hanging="360"/>
      </w:pPr>
      <w:rPr>
        <w:rFonts w:ascii="Arial" w:hAnsi="Arial"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08E44C93"/>
    <w:multiLevelType w:val="hybridMultilevel"/>
    <w:tmpl w:val="6BA04B68"/>
    <w:lvl w:ilvl="0" w:tplc="DDF21980">
      <w:start w:val="1"/>
      <w:numFmt w:val="decimal"/>
      <w:pStyle w:val="TableNumber"/>
      <w:lvlText w:val="%1."/>
      <w:lvlJc w:val="left"/>
      <w:pPr>
        <w:tabs>
          <w:tab w:val="num" w:pos="0"/>
        </w:tabs>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A350CC76" w:tentative="1">
      <w:start w:val="1"/>
      <w:numFmt w:val="lowerLetter"/>
      <w:lvlText w:val="%2."/>
      <w:lvlJc w:val="left"/>
      <w:pPr>
        <w:tabs>
          <w:tab w:val="num" w:pos="1440"/>
        </w:tabs>
        <w:ind w:left="1440" w:hanging="360"/>
      </w:pPr>
    </w:lvl>
    <w:lvl w:ilvl="2" w:tplc="3F4E0B9A" w:tentative="1">
      <w:start w:val="1"/>
      <w:numFmt w:val="lowerRoman"/>
      <w:lvlText w:val="%3."/>
      <w:lvlJc w:val="right"/>
      <w:pPr>
        <w:tabs>
          <w:tab w:val="num" w:pos="2160"/>
        </w:tabs>
        <w:ind w:left="2160" w:hanging="180"/>
      </w:pPr>
    </w:lvl>
    <w:lvl w:ilvl="3" w:tplc="7B82A53E" w:tentative="1">
      <w:start w:val="1"/>
      <w:numFmt w:val="decimal"/>
      <w:lvlText w:val="%4."/>
      <w:lvlJc w:val="left"/>
      <w:pPr>
        <w:tabs>
          <w:tab w:val="num" w:pos="2880"/>
        </w:tabs>
        <w:ind w:left="2880" w:hanging="360"/>
      </w:pPr>
    </w:lvl>
    <w:lvl w:ilvl="4" w:tplc="B382F1F0" w:tentative="1">
      <w:start w:val="1"/>
      <w:numFmt w:val="lowerLetter"/>
      <w:lvlText w:val="%5."/>
      <w:lvlJc w:val="left"/>
      <w:pPr>
        <w:tabs>
          <w:tab w:val="num" w:pos="3600"/>
        </w:tabs>
        <w:ind w:left="3600" w:hanging="360"/>
      </w:pPr>
    </w:lvl>
    <w:lvl w:ilvl="5" w:tplc="406A7D84" w:tentative="1">
      <w:start w:val="1"/>
      <w:numFmt w:val="lowerRoman"/>
      <w:lvlText w:val="%6."/>
      <w:lvlJc w:val="right"/>
      <w:pPr>
        <w:tabs>
          <w:tab w:val="num" w:pos="4320"/>
        </w:tabs>
        <w:ind w:left="4320" w:hanging="180"/>
      </w:pPr>
    </w:lvl>
    <w:lvl w:ilvl="6" w:tplc="D2164716" w:tentative="1">
      <w:start w:val="1"/>
      <w:numFmt w:val="decimal"/>
      <w:lvlText w:val="%7."/>
      <w:lvlJc w:val="left"/>
      <w:pPr>
        <w:tabs>
          <w:tab w:val="num" w:pos="5040"/>
        </w:tabs>
        <w:ind w:left="5040" w:hanging="360"/>
      </w:pPr>
    </w:lvl>
    <w:lvl w:ilvl="7" w:tplc="66D0916A" w:tentative="1">
      <w:start w:val="1"/>
      <w:numFmt w:val="lowerLetter"/>
      <w:lvlText w:val="%8."/>
      <w:lvlJc w:val="left"/>
      <w:pPr>
        <w:tabs>
          <w:tab w:val="num" w:pos="5760"/>
        </w:tabs>
        <w:ind w:left="5760" w:hanging="360"/>
      </w:pPr>
    </w:lvl>
    <w:lvl w:ilvl="8" w:tplc="25A80630" w:tentative="1">
      <w:start w:val="1"/>
      <w:numFmt w:val="lowerRoman"/>
      <w:lvlText w:val="%9."/>
      <w:lvlJc w:val="right"/>
      <w:pPr>
        <w:tabs>
          <w:tab w:val="num" w:pos="6480"/>
        </w:tabs>
        <w:ind w:left="6480" w:hanging="180"/>
      </w:pPr>
    </w:lvl>
  </w:abstractNum>
  <w:abstractNum w:abstractNumId="7" w15:restartNumberingAfterBreak="0">
    <w:nsid w:val="0BBF5136"/>
    <w:multiLevelType w:val="hybridMultilevel"/>
    <w:tmpl w:val="94701C3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103C00FF"/>
    <w:multiLevelType w:val="multilevel"/>
    <w:tmpl w:val="09D479A4"/>
    <w:styleLink w:val="StyleBulleted"/>
    <w:lvl w:ilvl="0">
      <w:start w:val="1"/>
      <w:numFmt w:val="bullet"/>
      <w:lvlText w:val=""/>
      <w:lvlJc w:val="left"/>
      <w:pPr>
        <w:tabs>
          <w:tab w:val="num" w:pos="720"/>
        </w:tabs>
        <w:ind w:left="720" w:hanging="360"/>
      </w:pPr>
      <w:rPr>
        <w:rFonts w:ascii="Symbol" w:hAnsi="Symbol"/>
        <w:sz w:val="22"/>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8970492"/>
    <w:multiLevelType w:val="hybridMultilevel"/>
    <w:tmpl w:val="3AA889DE"/>
    <w:lvl w:ilvl="0" w:tplc="85709D44">
      <w:start w:val="1"/>
      <w:numFmt w:val="bullet"/>
      <w:pStyle w:val="Table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Wingdings" w:hAnsi="Wingdings"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077A5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57B1FF8"/>
    <w:multiLevelType w:val="multilevel"/>
    <w:tmpl w:val="3AB4976E"/>
    <w:lvl w:ilvl="0">
      <w:start w:val="1"/>
      <w:numFmt w:val="bullet"/>
      <w:pStyle w:val="ListBullet"/>
      <w:lvlText w:val="●"/>
      <w:lvlJc w:val="left"/>
      <w:pPr>
        <w:tabs>
          <w:tab w:val="num" w:pos="1008"/>
        </w:tabs>
        <w:ind w:left="1008" w:hanging="216"/>
      </w:pPr>
      <w:rPr>
        <w:rFonts w:ascii="Arial" w:hAnsi="Arial" w:cs="Times New Roman" w:hint="default"/>
        <w:sz w:val="16"/>
        <w:szCs w:val="20"/>
      </w:rPr>
    </w:lvl>
    <w:lvl w:ilvl="1">
      <w:start w:val="1"/>
      <w:numFmt w:val="bullet"/>
      <w:pStyle w:val="ListBullet2"/>
      <w:lvlText w:val=""/>
      <w:lvlJc w:val="left"/>
      <w:pPr>
        <w:tabs>
          <w:tab w:val="num" w:pos="1224"/>
        </w:tabs>
        <w:ind w:left="1224" w:hanging="216"/>
      </w:pPr>
      <w:rPr>
        <w:rFonts w:ascii="Wingdings" w:hAnsi="Wingdings" w:cs="Times New Roman" w:hint="default"/>
        <w:sz w:val="16"/>
        <w:szCs w:val="20"/>
      </w:rPr>
    </w:lvl>
    <w:lvl w:ilvl="2">
      <w:start w:val="1"/>
      <w:numFmt w:val="bullet"/>
      <w:pStyle w:val="ListBullet3"/>
      <w:lvlText w:val=""/>
      <w:lvlJc w:val="left"/>
      <w:pPr>
        <w:tabs>
          <w:tab w:val="num" w:pos="1440"/>
        </w:tabs>
        <w:ind w:left="1440" w:hanging="216"/>
      </w:pPr>
      <w:rPr>
        <w:rFonts w:ascii="Symbol" w:hAnsi="Symbol" w:cs="Times New Roman" w:hint="default"/>
        <w:sz w:val="16"/>
        <w:szCs w:val="16"/>
      </w:rPr>
    </w:lvl>
    <w:lvl w:ilvl="3">
      <w:start w:val="1"/>
      <w:numFmt w:val="bullet"/>
      <w:pStyle w:val="ListBullet4"/>
      <w:lvlText w:val="◊"/>
      <w:lvlJc w:val="left"/>
      <w:pPr>
        <w:tabs>
          <w:tab w:val="num" w:pos="1656"/>
        </w:tabs>
        <w:ind w:left="1656" w:hanging="216"/>
      </w:pPr>
      <w:rPr>
        <w:rFonts w:ascii="Arial" w:hAnsi="Arial" w:cs="Times New Roman" w:hint="default"/>
        <w:sz w:val="16"/>
        <w:szCs w:val="16"/>
      </w:rPr>
    </w:lvl>
    <w:lvl w:ilvl="4">
      <w:start w:val="1"/>
      <w:numFmt w:val="bullet"/>
      <w:pStyle w:val="ListBullet5"/>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12" w15:restartNumberingAfterBreak="0">
    <w:nsid w:val="264F4D36"/>
    <w:multiLevelType w:val="hybridMultilevel"/>
    <w:tmpl w:val="00BC97C2"/>
    <w:lvl w:ilvl="0" w:tplc="01C0969A">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3" w15:restartNumberingAfterBreak="0">
    <w:nsid w:val="28F20117"/>
    <w:multiLevelType w:val="singleLevel"/>
    <w:tmpl w:val="73FCF14E"/>
    <w:styleLink w:val="ArticleSection"/>
    <w:lvl w:ilvl="0">
      <w:start w:val="1"/>
      <w:numFmt w:val="decimal"/>
      <w:lvlText w:val="%1."/>
      <w:lvlJc w:val="left"/>
      <w:pPr>
        <w:tabs>
          <w:tab w:val="num" w:pos="1800"/>
        </w:tabs>
        <w:ind w:left="1800" w:hanging="360"/>
      </w:pPr>
    </w:lvl>
  </w:abstractNum>
  <w:abstractNum w:abstractNumId="14" w15:restartNumberingAfterBreak="0">
    <w:nsid w:val="35C74A30"/>
    <w:multiLevelType w:val="multilevel"/>
    <w:tmpl w:val="79120ADC"/>
    <w:lvl w:ilvl="0">
      <w:start w:val="1"/>
      <w:numFmt w:val="none"/>
      <w:pStyle w:val="StepListContinued-nonumber"/>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354" w:firstLine="0"/>
      </w:pPr>
      <w:rPr>
        <w:rFonts w:hint="default"/>
        <w:color w:val="auto"/>
      </w:rPr>
    </w:lvl>
    <w:lvl w:ilvl="2">
      <w:start w:val="1"/>
      <w:numFmt w:val="none"/>
      <w:suff w:val="nothing"/>
      <w:lvlText w:val=""/>
      <w:lvlJc w:val="left"/>
      <w:pPr>
        <w:ind w:left="2218"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15" w15:restartNumberingAfterBreak="0">
    <w:nsid w:val="366033BF"/>
    <w:multiLevelType w:val="hybridMultilevel"/>
    <w:tmpl w:val="CFF0AE50"/>
    <w:lvl w:ilvl="0" w:tplc="73483352">
      <w:start w:val="1"/>
      <w:numFmt w:val="lowerLetter"/>
      <w:pStyle w:val="Numbereda"/>
      <w:lvlText w:val="%1."/>
      <w:lvlJc w:val="left"/>
      <w:pPr>
        <w:tabs>
          <w:tab w:val="num" w:pos="2160"/>
        </w:tabs>
        <w:ind w:left="2160" w:hanging="360"/>
      </w:pPr>
      <w:rPr>
        <w:rFonts w:hint="default"/>
      </w:rPr>
    </w:lvl>
    <w:lvl w:ilvl="1" w:tplc="04090003" w:tentative="1">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16" w15:restartNumberingAfterBreak="0">
    <w:nsid w:val="398A2277"/>
    <w:multiLevelType w:val="hybridMultilevel"/>
    <w:tmpl w:val="154446E0"/>
    <w:lvl w:ilvl="0" w:tplc="04090001">
      <w:start w:val="1"/>
      <w:numFmt w:val="bullet"/>
      <w:pStyle w:val="Bullet1"/>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3AE35CD3"/>
    <w:multiLevelType w:val="hybridMultilevel"/>
    <w:tmpl w:val="3F9CCFE4"/>
    <w:lvl w:ilvl="0" w:tplc="65E464B0">
      <w:start w:val="1"/>
      <w:numFmt w:val="upperLetter"/>
      <w:pStyle w:val="Appendixheader"/>
      <w:lvlText w:val="Appendix %1."/>
      <w:lvlJc w:val="left"/>
      <w:pPr>
        <w:tabs>
          <w:tab w:val="num" w:pos="72"/>
        </w:tabs>
        <w:ind w:left="0" w:firstLine="0"/>
      </w:pPr>
      <w:rPr>
        <w:rFonts w:hint="default"/>
      </w:rPr>
    </w:lvl>
    <w:lvl w:ilvl="1" w:tplc="3636298C">
      <w:start w:val="1"/>
      <w:numFmt w:val="bullet"/>
      <w:lvlText w:val=""/>
      <w:lvlJc w:val="left"/>
      <w:pPr>
        <w:tabs>
          <w:tab w:val="num" w:pos="1440"/>
        </w:tabs>
        <w:ind w:left="1440" w:hanging="360"/>
      </w:pPr>
      <w:rPr>
        <w:rFonts w:ascii="Symbol" w:hAnsi="Symbol" w:hint="default"/>
        <w:color w:val="auto"/>
        <w:sz w:val="18"/>
      </w:rPr>
    </w:lvl>
    <w:lvl w:ilvl="2" w:tplc="2A7E9356" w:tentative="1">
      <w:start w:val="1"/>
      <w:numFmt w:val="lowerRoman"/>
      <w:lvlText w:val="%3."/>
      <w:lvlJc w:val="right"/>
      <w:pPr>
        <w:tabs>
          <w:tab w:val="num" w:pos="2160"/>
        </w:tabs>
        <w:ind w:left="2160" w:hanging="180"/>
      </w:pPr>
    </w:lvl>
    <w:lvl w:ilvl="3" w:tplc="B28C5A88" w:tentative="1">
      <w:start w:val="1"/>
      <w:numFmt w:val="decimal"/>
      <w:lvlText w:val="%4."/>
      <w:lvlJc w:val="left"/>
      <w:pPr>
        <w:tabs>
          <w:tab w:val="num" w:pos="2880"/>
        </w:tabs>
        <w:ind w:left="2880" w:hanging="360"/>
      </w:pPr>
    </w:lvl>
    <w:lvl w:ilvl="4" w:tplc="6FA6979C" w:tentative="1">
      <w:start w:val="1"/>
      <w:numFmt w:val="lowerLetter"/>
      <w:lvlText w:val="%5."/>
      <w:lvlJc w:val="left"/>
      <w:pPr>
        <w:tabs>
          <w:tab w:val="num" w:pos="3600"/>
        </w:tabs>
        <w:ind w:left="3600" w:hanging="360"/>
      </w:pPr>
    </w:lvl>
    <w:lvl w:ilvl="5" w:tplc="BF944960" w:tentative="1">
      <w:start w:val="1"/>
      <w:numFmt w:val="lowerRoman"/>
      <w:lvlText w:val="%6."/>
      <w:lvlJc w:val="right"/>
      <w:pPr>
        <w:tabs>
          <w:tab w:val="num" w:pos="4320"/>
        </w:tabs>
        <w:ind w:left="4320" w:hanging="180"/>
      </w:pPr>
    </w:lvl>
    <w:lvl w:ilvl="6" w:tplc="69E4E7FE" w:tentative="1">
      <w:start w:val="1"/>
      <w:numFmt w:val="decimal"/>
      <w:lvlText w:val="%7."/>
      <w:lvlJc w:val="left"/>
      <w:pPr>
        <w:tabs>
          <w:tab w:val="num" w:pos="5040"/>
        </w:tabs>
        <w:ind w:left="5040" w:hanging="360"/>
      </w:pPr>
    </w:lvl>
    <w:lvl w:ilvl="7" w:tplc="8A649132" w:tentative="1">
      <w:start w:val="1"/>
      <w:numFmt w:val="lowerLetter"/>
      <w:lvlText w:val="%8."/>
      <w:lvlJc w:val="left"/>
      <w:pPr>
        <w:tabs>
          <w:tab w:val="num" w:pos="5760"/>
        </w:tabs>
        <w:ind w:left="5760" w:hanging="360"/>
      </w:pPr>
    </w:lvl>
    <w:lvl w:ilvl="8" w:tplc="C194D970" w:tentative="1">
      <w:start w:val="1"/>
      <w:numFmt w:val="lowerRoman"/>
      <w:lvlText w:val="%9."/>
      <w:lvlJc w:val="right"/>
      <w:pPr>
        <w:tabs>
          <w:tab w:val="num" w:pos="6480"/>
        </w:tabs>
        <w:ind w:left="6480" w:hanging="180"/>
      </w:pPr>
    </w:lvl>
  </w:abstractNum>
  <w:abstractNum w:abstractNumId="18" w15:restartNumberingAfterBreak="0">
    <w:nsid w:val="435A0902"/>
    <w:multiLevelType w:val="multilevel"/>
    <w:tmpl w:val="81029D92"/>
    <w:lvl w:ilvl="0">
      <w:start w:val="5"/>
      <w:numFmt w:val="decimal"/>
      <w:pStyle w:val="Heading1"/>
      <w:lvlText w:val="Lab 0%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5C26998"/>
    <w:multiLevelType w:val="multilevel"/>
    <w:tmpl w:val="0A8A99C2"/>
    <w:lvl w:ilvl="0">
      <w:start w:val="1"/>
      <w:numFmt w:val="decimal"/>
      <w:pStyle w:val="StepList"/>
      <w:lvlText w:val="__%1. "/>
      <w:lvlJc w:val="left"/>
      <w:pPr>
        <w:tabs>
          <w:tab w:val="num" w:pos="792"/>
        </w:tabs>
        <w:ind w:left="792" w:hanging="792"/>
      </w:pPr>
      <w:rPr>
        <w:rFonts w:ascii="Arial" w:hAnsi="Arial" w:cs="Arial" w:hint="default"/>
        <w:sz w:val="22"/>
        <w:szCs w:val="22"/>
      </w:rPr>
    </w:lvl>
    <w:lvl w:ilvl="1">
      <w:start w:val="1"/>
      <w:numFmt w:val="lowerLetter"/>
      <w:lvlText w:val="__%2. "/>
      <w:lvlJc w:val="left"/>
      <w:pPr>
        <w:tabs>
          <w:tab w:val="num" w:pos="648"/>
        </w:tabs>
        <w:ind w:left="1354" w:hanging="562"/>
      </w:pPr>
      <w:rPr>
        <w:rFonts w:hint="default"/>
        <w:color w:val="auto"/>
      </w:rPr>
    </w:lvl>
    <w:lvl w:ilvl="2">
      <w:start w:val="1"/>
      <w:numFmt w:val="lowerRoman"/>
      <w:lvlText w:val="__%3. "/>
      <w:lvlJc w:val="left"/>
      <w:pPr>
        <w:tabs>
          <w:tab w:val="num" w:pos="1368"/>
        </w:tabs>
        <w:ind w:left="2218" w:hanging="850"/>
      </w:pPr>
      <w:rPr>
        <w:rFonts w:hint="default"/>
      </w:rPr>
    </w:lvl>
    <w:lvl w:ilvl="3">
      <w:start w:val="1"/>
      <w:numFmt w:val="decimal"/>
      <w:lvlText w:val="(%4) "/>
      <w:lvlJc w:val="left"/>
      <w:pPr>
        <w:tabs>
          <w:tab w:val="num" w:pos="2016"/>
        </w:tabs>
        <w:ind w:left="2794" w:hanging="576"/>
      </w:pPr>
      <w:rPr>
        <w:rFonts w:hint="default"/>
      </w:rPr>
    </w:lvl>
    <w:lvl w:ilvl="4">
      <w:start w:val="1"/>
      <w:numFmt w:val="bullet"/>
      <w:lvlText w:val=""/>
      <w:lvlJc w:val="left"/>
      <w:pPr>
        <w:tabs>
          <w:tab w:val="num" w:pos="-144"/>
        </w:tabs>
        <w:ind w:left="2880" w:hanging="288"/>
      </w:pPr>
      <w:rPr>
        <w:rFonts w:ascii="Symbol" w:hAnsi="Symbol"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20" w15:restartNumberingAfterBreak="0">
    <w:nsid w:val="4D2F479D"/>
    <w:multiLevelType w:val="multilevel"/>
    <w:tmpl w:val="0409001F"/>
    <w:styleLink w:val="111111"/>
    <w:lvl w:ilvl="0">
      <w:start w:val="5"/>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15:restartNumberingAfterBreak="0">
    <w:nsid w:val="54FB5F75"/>
    <w:multiLevelType w:val="multilevel"/>
    <w:tmpl w:val="CDF85666"/>
    <w:lvl w:ilvl="0">
      <w:start w:val="1"/>
      <w:numFmt w:val="decimal"/>
      <w:pStyle w:val="Numbered"/>
      <w:lvlText w:val="%1."/>
      <w:lvlJc w:val="left"/>
      <w:pPr>
        <w:tabs>
          <w:tab w:val="num" w:pos="360"/>
        </w:tabs>
        <w:ind w:left="360" w:hanging="360"/>
      </w:pPr>
      <w:rPr>
        <w:rFonts w:hint="default"/>
      </w:rPr>
    </w:lvl>
    <w:lvl w:ilvl="1">
      <w:start w:val="1"/>
      <w:numFmt w:val="lowerLetter"/>
      <w:suff w:val="space"/>
      <w:lvlText w:val="___%2. "/>
      <w:lvlJc w:val="left"/>
      <w:pPr>
        <w:ind w:left="1613" w:hanging="749"/>
      </w:pPr>
      <w:rPr>
        <w:rFonts w:hint="default"/>
        <w:color w:val="auto"/>
      </w:rPr>
    </w:lvl>
    <w:lvl w:ilvl="2">
      <w:start w:val="1"/>
      <w:numFmt w:val="lowerRoman"/>
      <w:suff w:val="space"/>
      <w:lvlText w:val="___%3. "/>
      <w:lvlJc w:val="left"/>
      <w:pPr>
        <w:ind w:left="2333" w:hanging="677"/>
      </w:pPr>
      <w:rPr>
        <w:rFonts w:hint="default"/>
      </w:rPr>
    </w:lvl>
    <w:lvl w:ilvl="3">
      <w:start w:val="1"/>
      <w:numFmt w:val="decimal"/>
      <w:suff w:val="space"/>
      <w:lvlText w:val="(%4) "/>
      <w:lvlJc w:val="left"/>
      <w:pPr>
        <w:ind w:left="2808" w:hanging="432"/>
      </w:pPr>
      <w:rPr>
        <w:rFonts w:hint="default"/>
      </w:rPr>
    </w:lvl>
    <w:lvl w:ilvl="4">
      <w:start w:val="1"/>
      <w:numFmt w:val="bullet"/>
      <w:suff w:val="space"/>
      <w:lvlText w:val=""/>
      <w:lvlJc w:val="left"/>
      <w:pPr>
        <w:ind w:left="3024" w:hanging="216"/>
      </w:pPr>
      <w:rPr>
        <w:rFonts w:ascii="Symbol" w:hAnsi="Symbol" w:hint="default"/>
      </w:rPr>
    </w:lvl>
    <w:lvl w:ilvl="5">
      <w:start w:val="1"/>
      <w:numFmt w:val="lowerRoman"/>
      <w:suff w:val="space"/>
      <w:lvlText w:val="(%6) "/>
      <w:lvlJc w:val="left"/>
      <w:pPr>
        <w:ind w:left="3384" w:hanging="360"/>
      </w:pPr>
      <w:rPr>
        <w:rFonts w:hint="default"/>
      </w:rPr>
    </w:lvl>
    <w:lvl w:ilvl="6">
      <w:start w:val="1"/>
      <w:numFmt w:val="decimal"/>
      <w:lvlText w:val="%7."/>
      <w:lvlJc w:val="left"/>
      <w:pPr>
        <w:tabs>
          <w:tab w:val="num" w:pos="3960"/>
        </w:tabs>
        <w:ind w:left="3960" w:hanging="360"/>
      </w:pPr>
      <w:rPr>
        <w:rFonts w:hint="default"/>
      </w:rPr>
    </w:lvl>
    <w:lvl w:ilvl="7">
      <w:start w:val="1"/>
      <w:numFmt w:val="lowerLetter"/>
      <w:lvlText w:val="%8."/>
      <w:lvlJc w:val="left"/>
      <w:pPr>
        <w:tabs>
          <w:tab w:val="num" w:pos="4320"/>
        </w:tabs>
        <w:ind w:left="4320" w:hanging="360"/>
      </w:pPr>
      <w:rPr>
        <w:rFonts w:hint="default"/>
      </w:rPr>
    </w:lvl>
    <w:lvl w:ilvl="8">
      <w:start w:val="1"/>
      <w:numFmt w:val="lowerRoman"/>
      <w:lvlText w:val="%9."/>
      <w:lvlJc w:val="left"/>
      <w:pPr>
        <w:tabs>
          <w:tab w:val="num" w:pos="4680"/>
        </w:tabs>
        <w:ind w:left="4680" w:hanging="360"/>
      </w:pPr>
      <w:rPr>
        <w:rFonts w:hint="default"/>
      </w:rPr>
    </w:lvl>
  </w:abstractNum>
  <w:abstractNum w:abstractNumId="22" w15:restartNumberingAfterBreak="0">
    <w:nsid w:val="5BCD164F"/>
    <w:multiLevelType w:val="multilevel"/>
    <w:tmpl w:val="0860AB36"/>
    <w:lvl w:ilvl="0">
      <w:start w:val="1"/>
      <w:numFmt w:val="lowerLetter"/>
      <w:pStyle w:val="StepList2"/>
      <w:lvlText w:val="___%1. "/>
      <w:lvlJc w:val="left"/>
      <w:pPr>
        <w:tabs>
          <w:tab w:val="num" w:pos="864"/>
        </w:tabs>
        <w:ind w:left="864" w:firstLine="0"/>
      </w:pPr>
      <w:rPr>
        <w:rFonts w:ascii="Arial" w:hAnsi="Arial" w:hint="default"/>
        <w:b w:val="0"/>
        <w:i w:val="0"/>
        <w:sz w:val="22"/>
        <w:szCs w:val="22"/>
      </w:rPr>
    </w:lvl>
    <w:lvl w:ilvl="1">
      <w:start w:val="1"/>
      <w:numFmt w:val="lowerLetter"/>
      <w:suff w:val="space"/>
      <w:lvlText w:val="___%2. "/>
      <w:lvlJc w:val="left"/>
      <w:pPr>
        <w:ind w:left="3269" w:hanging="677"/>
      </w:pPr>
      <w:rPr>
        <w:rFonts w:hint="default"/>
        <w:color w:val="auto"/>
      </w:rPr>
    </w:lvl>
    <w:lvl w:ilvl="2">
      <w:start w:val="1"/>
      <w:numFmt w:val="lowerRoman"/>
      <w:suff w:val="space"/>
      <w:lvlText w:val="___%3. "/>
      <w:lvlJc w:val="left"/>
      <w:pPr>
        <w:ind w:left="4104" w:hanging="720"/>
      </w:pPr>
      <w:rPr>
        <w:rFonts w:hint="default"/>
      </w:rPr>
    </w:lvl>
    <w:lvl w:ilvl="3">
      <w:start w:val="1"/>
      <w:numFmt w:val="decimal"/>
      <w:suff w:val="space"/>
      <w:lvlText w:val="(%4) "/>
      <w:lvlJc w:val="left"/>
      <w:pPr>
        <w:ind w:left="4680" w:hanging="576"/>
      </w:pPr>
      <w:rPr>
        <w:rFonts w:hint="default"/>
      </w:rPr>
    </w:lvl>
    <w:lvl w:ilvl="4">
      <w:start w:val="1"/>
      <w:numFmt w:val="bullet"/>
      <w:suff w:val="space"/>
      <w:lvlText w:val=""/>
      <w:lvlJc w:val="left"/>
      <w:pPr>
        <w:ind w:left="4723" w:hanging="187"/>
      </w:pPr>
      <w:rPr>
        <w:rFonts w:ascii="Symbol" w:hAnsi="Symbol" w:hint="default"/>
      </w:rPr>
    </w:lvl>
    <w:lvl w:ilvl="5">
      <w:start w:val="1"/>
      <w:numFmt w:val="lowerRoman"/>
      <w:suff w:val="space"/>
      <w:lvlText w:val="(%6) "/>
      <w:lvlJc w:val="left"/>
      <w:pPr>
        <w:ind w:left="5184" w:hanging="432"/>
      </w:pPr>
      <w:rPr>
        <w:rFonts w:hint="default"/>
      </w:rPr>
    </w:lvl>
    <w:lvl w:ilvl="6">
      <w:start w:val="1"/>
      <w:numFmt w:val="decimal"/>
      <w:lvlText w:val="%7."/>
      <w:lvlJc w:val="left"/>
      <w:pPr>
        <w:tabs>
          <w:tab w:val="num" w:pos="5688"/>
        </w:tabs>
        <w:ind w:left="5688" w:hanging="360"/>
      </w:pPr>
      <w:rPr>
        <w:rFonts w:hint="default"/>
      </w:rPr>
    </w:lvl>
    <w:lvl w:ilvl="7">
      <w:start w:val="1"/>
      <w:numFmt w:val="lowerLetter"/>
      <w:lvlText w:val="%8."/>
      <w:lvlJc w:val="left"/>
      <w:pPr>
        <w:tabs>
          <w:tab w:val="num" w:pos="6048"/>
        </w:tabs>
        <w:ind w:left="6048" w:hanging="360"/>
      </w:pPr>
      <w:rPr>
        <w:rFonts w:hint="default"/>
      </w:rPr>
    </w:lvl>
    <w:lvl w:ilvl="8">
      <w:start w:val="1"/>
      <w:numFmt w:val="lowerRoman"/>
      <w:lvlText w:val="%9."/>
      <w:lvlJc w:val="left"/>
      <w:pPr>
        <w:tabs>
          <w:tab w:val="num" w:pos="6408"/>
        </w:tabs>
        <w:ind w:left="6408" w:hanging="360"/>
      </w:pPr>
      <w:rPr>
        <w:rFonts w:hint="default"/>
      </w:rPr>
    </w:lvl>
  </w:abstractNum>
  <w:abstractNum w:abstractNumId="23" w15:restartNumberingAfterBreak="0">
    <w:nsid w:val="6A4361A5"/>
    <w:multiLevelType w:val="hybridMultilevel"/>
    <w:tmpl w:val="A6B06172"/>
    <w:lvl w:ilvl="0" w:tplc="3EF23626">
      <w:start w:val="1"/>
      <w:numFmt w:val="bullet"/>
      <w:pStyle w:val="Bullet3"/>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06519D3"/>
    <w:multiLevelType w:val="hybridMultilevel"/>
    <w:tmpl w:val="463E27CA"/>
    <w:lvl w:ilvl="0" w:tplc="BBA67892">
      <w:start w:val="1"/>
      <w:numFmt w:val="bullet"/>
      <w:pStyle w:val="Bullet2"/>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7F661BD"/>
    <w:multiLevelType w:val="multilevel"/>
    <w:tmpl w:val="F2762140"/>
    <w:lvl w:ilvl="0">
      <w:start w:val="1"/>
      <w:numFmt w:val="none"/>
      <w:pStyle w:val="Demo"/>
      <w:lvlText w:val="Demo 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AF3E74"/>
    <w:multiLevelType w:val="hybridMultilevel"/>
    <w:tmpl w:val="5EB0F68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3"/>
  </w:num>
  <w:num w:numId="3">
    <w:abstractNumId w:val="9"/>
  </w:num>
  <w:num w:numId="4">
    <w:abstractNumId w:val="17"/>
  </w:num>
  <w:num w:numId="5">
    <w:abstractNumId w:val="21"/>
  </w:num>
  <w:num w:numId="6">
    <w:abstractNumId w:val="15"/>
  </w:num>
  <w:num w:numId="7">
    <w:abstractNumId w:val="22"/>
  </w:num>
  <w:num w:numId="8">
    <w:abstractNumId w:val="4"/>
  </w:num>
  <w:num w:numId="9">
    <w:abstractNumId w:val="3"/>
  </w:num>
  <w:num w:numId="10">
    <w:abstractNumId w:val="2"/>
  </w:num>
  <w:num w:numId="11">
    <w:abstractNumId w:val="1"/>
  </w:num>
  <w:num w:numId="12">
    <w:abstractNumId w:val="0"/>
  </w:num>
  <w:num w:numId="13">
    <w:abstractNumId w:val="5"/>
  </w:num>
  <w:num w:numId="14">
    <w:abstractNumId w:val="6"/>
  </w:num>
  <w:num w:numId="15">
    <w:abstractNumId w:val="13"/>
  </w:num>
  <w:num w:numId="16">
    <w:abstractNumId w:val="20"/>
  </w:num>
  <w:num w:numId="17">
    <w:abstractNumId w:val="10"/>
  </w:num>
  <w:num w:numId="18">
    <w:abstractNumId w:val="8"/>
  </w:num>
  <w:num w:numId="19">
    <w:abstractNumId w:val="14"/>
  </w:num>
  <w:num w:numId="20">
    <w:abstractNumId w:val="25"/>
  </w:num>
  <w:num w:numId="21">
    <w:abstractNumId w:val="16"/>
  </w:num>
  <w:num w:numId="22">
    <w:abstractNumId w:val="11"/>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7"/>
  </w:num>
  <w:num w:numId="26">
    <w:abstractNumId w:val="26"/>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18"/>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num>
  <w:num w:numId="47">
    <w:abstractNumId w:val="19"/>
  </w:num>
  <w:num w:numId="48">
    <w:abstractNumId w:val="12"/>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ent Rubin">
    <w15:presenceInfo w15:providerId="Windows Live" w15:userId="1a1f9044ecfe9e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activeWritingStyle w:appName="MSWord" w:lang="en-US" w:vendorID="64" w:dllVersion="6" w:nlCheck="1" w:checkStyle="0"/>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2"/>
  <w:evenAndOddHeaders/>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48"/>
    <w:rsid w:val="0000046B"/>
    <w:rsid w:val="000004EB"/>
    <w:rsid w:val="00000C11"/>
    <w:rsid w:val="000014B6"/>
    <w:rsid w:val="00001BB9"/>
    <w:rsid w:val="0000233A"/>
    <w:rsid w:val="00002864"/>
    <w:rsid w:val="00003262"/>
    <w:rsid w:val="0000331B"/>
    <w:rsid w:val="0000378E"/>
    <w:rsid w:val="00003E42"/>
    <w:rsid w:val="00005026"/>
    <w:rsid w:val="000051F9"/>
    <w:rsid w:val="0000567E"/>
    <w:rsid w:val="000059CE"/>
    <w:rsid w:val="0000690B"/>
    <w:rsid w:val="00006AFA"/>
    <w:rsid w:val="00006C92"/>
    <w:rsid w:val="00006D28"/>
    <w:rsid w:val="000072DC"/>
    <w:rsid w:val="000077D5"/>
    <w:rsid w:val="000079E0"/>
    <w:rsid w:val="00007DCA"/>
    <w:rsid w:val="00007DE0"/>
    <w:rsid w:val="00010249"/>
    <w:rsid w:val="00010898"/>
    <w:rsid w:val="00010908"/>
    <w:rsid w:val="000113E5"/>
    <w:rsid w:val="00012C2A"/>
    <w:rsid w:val="00012D05"/>
    <w:rsid w:val="00013C11"/>
    <w:rsid w:val="0001428F"/>
    <w:rsid w:val="000149E2"/>
    <w:rsid w:val="00014CDC"/>
    <w:rsid w:val="00014DB4"/>
    <w:rsid w:val="00015FC5"/>
    <w:rsid w:val="000168E0"/>
    <w:rsid w:val="00016905"/>
    <w:rsid w:val="00017239"/>
    <w:rsid w:val="00017735"/>
    <w:rsid w:val="00020230"/>
    <w:rsid w:val="00020BAF"/>
    <w:rsid w:val="00020FF2"/>
    <w:rsid w:val="000215FA"/>
    <w:rsid w:val="0002169E"/>
    <w:rsid w:val="0002267A"/>
    <w:rsid w:val="00022D6A"/>
    <w:rsid w:val="00023313"/>
    <w:rsid w:val="00023FC1"/>
    <w:rsid w:val="0002417D"/>
    <w:rsid w:val="00024DA7"/>
    <w:rsid w:val="000261B1"/>
    <w:rsid w:val="00026E6E"/>
    <w:rsid w:val="000276CE"/>
    <w:rsid w:val="00027D73"/>
    <w:rsid w:val="0003035D"/>
    <w:rsid w:val="0003059B"/>
    <w:rsid w:val="00030868"/>
    <w:rsid w:val="00030C46"/>
    <w:rsid w:val="00030F12"/>
    <w:rsid w:val="00031F27"/>
    <w:rsid w:val="00031F7D"/>
    <w:rsid w:val="000320E5"/>
    <w:rsid w:val="00032122"/>
    <w:rsid w:val="0003248D"/>
    <w:rsid w:val="00034B8B"/>
    <w:rsid w:val="0003572D"/>
    <w:rsid w:val="00035837"/>
    <w:rsid w:val="00035A75"/>
    <w:rsid w:val="00035BD0"/>
    <w:rsid w:val="00036344"/>
    <w:rsid w:val="0003667A"/>
    <w:rsid w:val="00036E85"/>
    <w:rsid w:val="00041F39"/>
    <w:rsid w:val="0004203B"/>
    <w:rsid w:val="00042672"/>
    <w:rsid w:val="00042BFD"/>
    <w:rsid w:val="00043B90"/>
    <w:rsid w:val="00043D3E"/>
    <w:rsid w:val="00044285"/>
    <w:rsid w:val="0004465F"/>
    <w:rsid w:val="00044985"/>
    <w:rsid w:val="00044E4E"/>
    <w:rsid w:val="0004508C"/>
    <w:rsid w:val="00045186"/>
    <w:rsid w:val="00045E9E"/>
    <w:rsid w:val="0004675E"/>
    <w:rsid w:val="00047444"/>
    <w:rsid w:val="000518D8"/>
    <w:rsid w:val="00051E79"/>
    <w:rsid w:val="0005237B"/>
    <w:rsid w:val="00052CAF"/>
    <w:rsid w:val="00053849"/>
    <w:rsid w:val="00055123"/>
    <w:rsid w:val="000569A8"/>
    <w:rsid w:val="00056F58"/>
    <w:rsid w:val="0005763C"/>
    <w:rsid w:val="000579F2"/>
    <w:rsid w:val="00057C1A"/>
    <w:rsid w:val="00057F42"/>
    <w:rsid w:val="00060877"/>
    <w:rsid w:val="00061F3C"/>
    <w:rsid w:val="00062616"/>
    <w:rsid w:val="000628A5"/>
    <w:rsid w:val="00062BB8"/>
    <w:rsid w:val="00062F54"/>
    <w:rsid w:val="00063BE1"/>
    <w:rsid w:val="000648E9"/>
    <w:rsid w:val="0006604D"/>
    <w:rsid w:val="00066694"/>
    <w:rsid w:val="00067520"/>
    <w:rsid w:val="00067597"/>
    <w:rsid w:val="00067A01"/>
    <w:rsid w:val="000700D5"/>
    <w:rsid w:val="00070226"/>
    <w:rsid w:val="000710F8"/>
    <w:rsid w:val="00071589"/>
    <w:rsid w:val="00071641"/>
    <w:rsid w:val="00072796"/>
    <w:rsid w:val="00072896"/>
    <w:rsid w:val="000732CB"/>
    <w:rsid w:val="000739E0"/>
    <w:rsid w:val="00073AC5"/>
    <w:rsid w:val="00073BF5"/>
    <w:rsid w:val="00073C64"/>
    <w:rsid w:val="00073D11"/>
    <w:rsid w:val="0007503C"/>
    <w:rsid w:val="00075460"/>
    <w:rsid w:val="0007580A"/>
    <w:rsid w:val="00075960"/>
    <w:rsid w:val="00075B8C"/>
    <w:rsid w:val="00080532"/>
    <w:rsid w:val="00080DA6"/>
    <w:rsid w:val="00081001"/>
    <w:rsid w:val="00081844"/>
    <w:rsid w:val="00081DF0"/>
    <w:rsid w:val="000822D0"/>
    <w:rsid w:val="00082B34"/>
    <w:rsid w:val="00082D63"/>
    <w:rsid w:val="00082EB0"/>
    <w:rsid w:val="0008348E"/>
    <w:rsid w:val="0008351C"/>
    <w:rsid w:val="000837B3"/>
    <w:rsid w:val="00084161"/>
    <w:rsid w:val="000853AD"/>
    <w:rsid w:val="0008582A"/>
    <w:rsid w:val="00085CD2"/>
    <w:rsid w:val="00085EC4"/>
    <w:rsid w:val="000861B9"/>
    <w:rsid w:val="000866D4"/>
    <w:rsid w:val="00087491"/>
    <w:rsid w:val="00087922"/>
    <w:rsid w:val="00091257"/>
    <w:rsid w:val="00092983"/>
    <w:rsid w:val="00092B38"/>
    <w:rsid w:val="0009373B"/>
    <w:rsid w:val="000952B3"/>
    <w:rsid w:val="0009597E"/>
    <w:rsid w:val="00095B20"/>
    <w:rsid w:val="00095C6E"/>
    <w:rsid w:val="00096493"/>
    <w:rsid w:val="000971D4"/>
    <w:rsid w:val="0009764F"/>
    <w:rsid w:val="000A00CB"/>
    <w:rsid w:val="000A104D"/>
    <w:rsid w:val="000A2765"/>
    <w:rsid w:val="000A27C8"/>
    <w:rsid w:val="000A2B34"/>
    <w:rsid w:val="000A32A9"/>
    <w:rsid w:val="000A3C6D"/>
    <w:rsid w:val="000A43A7"/>
    <w:rsid w:val="000A4A46"/>
    <w:rsid w:val="000A50CB"/>
    <w:rsid w:val="000A53FF"/>
    <w:rsid w:val="000A5A96"/>
    <w:rsid w:val="000A6199"/>
    <w:rsid w:val="000A659B"/>
    <w:rsid w:val="000A66DE"/>
    <w:rsid w:val="000A7950"/>
    <w:rsid w:val="000B0AF7"/>
    <w:rsid w:val="000B1071"/>
    <w:rsid w:val="000B1321"/>
    <w:rsid w:val="000B2317"/>
    <w:rsid w:val="000B27C6"/>
    <w:rsid w:val="000B2AA7"/>
    <w:rsid w:val="000B2BA8"/>
    <w:rsid w:val="000B387C"/>
    <w:rsid w:val="000B4131"/>
    <w:rsid w:val="000B43FE"/>
    <w:rsid w:val="000B4DF8"/>
    <w:rsid w:val="000B600C"/>
    <w:rsid w:val="000B63AE"/>
    <w:rsid w:val="000B752F"/>
    <w:rsid w:val="000B7CC9"/>
    <w:rsid w:val="000C0954"/>
    <w:rsid w:val="000C0A98"/>
    <w:rsid w:val="000C0BCC"/>
    <w:rsid w:val="000C251C"/>
    <w:rsid w:val="000C2CEA"/>
    <w:rsid w:val="000C334A"/>
    <w:rsid w:val="000C3352"/>
    <w:rsid w:val="000C36C0"/>
    <w:rsid w:val="000C39F6"/>
    <w:rsid w:val="000C3CFC"/>
    <w:rsid w:val="000C4B1C"/>
    <w:rsid w:val="000C529C"/>
    <w:rsid w:val="000C5581"/>
    <w:rsid w:val="000C7B54"/>
    <w:rsid w:val="000D01F9"/>
    <w:rsid w:val="000D0965"/>
    <w:rsid w:val="000D0B8C"/>
    <w:rsid w:val="000D1083"/>
    <w:rsid w:val="000D2BF1"/>
    <w:rsid w:val="000D2F04"/>
    <w:rsid w:val="000D3376"/>
    <w:rsid w:val="000D34C2"/>
    <w:rsid w:val="000D39C5"/>
    <w:rsid w:val="000D5647"/>
    <w:rsid w:val="000D576F"/>
    <w:rsid w:val="000D69B9"/>
    <w:rsid w:val="000D6BCE"/>
    <w:rsid w:val="000E0E44"/>
    <w:rsid w:val="000E23C7"/>
    <w:rsid w:val="000E2462"/>
    <w:rsid w:val="000E373B"/>
    <w:rsid w:val="000E37A7"/>
    <w:rsid w:val="000E38DB"/>
    <w:rsid w:val="000E4669"/>
    <w:rsid w:val="000E4E89"/>
    <w:rsid w:val="000E4FE9"/>
    <w:rsid w:val="000E5C98"/>
    <w:rsid w:val="000E5FA9"/>
    <w:rsid w:val="000E6143"/>
    <w:rsid w:val="000E690F"/>
    <w:rsid w:val="000E694C"/>
    <w:rsid w:val="000E740C"/>
    <w:rsid w:val="000F0611"/>
    <w:rsid w:val="000F0AE5"/>
    <w:rsid w:val="000F0DC8"/>
    <w:rsid w:val="000F14A4"/>
    <w:rsid w:val="000F1BA9"/>
    <w:rsid w:val="000F2563"/>
    <w:rsid w:val="000F4C5D"/>
    <w:rsid w:val="000F5A7E"/>
    <w:rsid w:val="000F5DD8"/>
    <w:rsid w:val="000F5E87"/>
    <w:rsid w:val="000F6780"/>
    <w:rsid w:val="000F694C"/>
    <w:rsid w:val="000F6C0A"/>
    <w:rsid w:val="000F75D7"/>
    <w:rsid w:val="00100695"/>
    <w:rsid w:val="00100EB9"/>
    <w:rsid w:val="001011FB"/>
    <w:rsid w:val="0010178D"/>
    <w:rsid w:val="00102938"/>
    <w:rsid w:val="00102B2B"/>
    <w:rsid w:val="00103982"/>
    <w:rsid w:val="00103B02"/>
    <w:rsid w:val="00104179"/>
    <w:rsid w:val="00104AAD"/>
    <w:rsid w:val="00104CE1"/>
    <w:rsid w:val="00104DC6"/>
    <w:rsid w:val="00104EB1"/>
    <w:rsid w:val="00104F25"/>
    <w:rsid w:val="00105E96"/>
    <w:rsid w:val="00107046"/>
    <w:rsid w:val="001073D0"/>
    <w:rsid w:val="00107404"/>
    <w:rsid w:val="001078B3"/>
    <w:rsid w:val="00107CA0"/>
    <w:rsid w:val="00111434"/>
    <w:rsid w:val="0011151A"/>
    <w:rsid w:val="00111C32"/>
    <w:rsid w:val="00111EF0"/>
    <w:rsid w:val="001121BC"/>
    <w:rsid w:val="00115D8B"/>
    <w:rsid w:val="0011658F"/>
    <w:rsid w:val="00117568"/>
    <w:rsid w:val="00117E5F"/>
    <w:rsid w:val="001208C5"/>
    <w:rsid w:val="00120F0D"/>
    <w:rsid w:val="001215E8"/>
    <w:rsid w:val="001215F8"/>
    <w:rsid w:val="00122E70"/>
    <w:rsid w:val="00123A22"/>
    <w:rsid w:val="00123CD7"/>
    <w:rsid w:val="00125598"/>
    <w:rsid w:val="001263B8"/>
    <w:rsid w:val="001264A1"/>
    <w:rsid w:val="00126DB8"/>
    <w:rsid w:val="0012790A"/>
    <w:rsid w:val="00127AB0"/>
    <w:rsid w:val="00127E68"/>
    <w:rsid w:val="0013031E"/>
    <w:rsid w:val="00130DBB"/>
    <w:rsid w:val="00131BE0"/>
    <w:rsid w:val="0013282D"/>
    <w:rsid w:val="00132D29"/>
    <w:rsid w:val="00132DB3"/>
    <w:rsid w:val="0013462A"/>
    <w:rsid w:val="001349E4"/>
    <w:rsid w:val="00134B71"/>
    <w:rsid w:val="00135A03"/>
    <w:rsid w:val="00136519"/>
    <w:rsid w:val="0013781F"/>
    <w:rsid w:val="00137823"/>
    <w:rsid w:val="00140DE9"/>
    <w:rsid w:val="00141876"/>
    <w:rsid w:val="00142217"/>
    <w:rsid w:val="00143634"/>
    <w:rsid w:val="0014447F"/>
    <w:rsid w:val="001453B3"/>
    <w:rsid w:val="00146635"/>
    <w:rsid w:val="00147288"/>
    <w:rsid w:val="00147329"/>
    <w:rsid w:val="001473AE"/>
    <w:rsid w:val="0014789D"/>
    <w:rsid w:val="00150559"/>
    <w:rsid w:val="00151D0E"/>
    <w:rsid w:val="00151E3D"/>
    <w:rsid w:val="0015349A"/>
    <w:rsid w:val="0015354C"/>
    <w:rsid w:val="00153688"/>
    <w:rsid w:val="001543F5"/>
    <w:rsid w:val="00154D27"/>
    <w:rsid w:val="001558EF"/>
    <w:rsid w:val="00155E79"/>
    <w:rsid w:val="00155F0A"/>
    <w:rsid w:val="001568F6"/>
    <w:rsid w:val="00156CC7"/>
    <w:rsid w:val="00156DA0"/>
    <w:rsid w:val="0015781C"/>
    <w:rsid w:val="00157882"/>
    <w:rsid w:val="00160140"/>
    <w:rsid w:val="001606AD"/>
    <w:rsid w:val="001611CE"/>
    <w:rsid w:val="001627BE"/>
    <w:rsid w:val="001634CB"/>
    <w:rsid w:val="00163E6E"/>
    <w:rsid w:val="00165BDD"/>
    <w:rsid w:val="00166DC8"/>
    <w:rsid w:val="00166F0A"/>
    <w:rsid w:val="001676EF"/>
    <w:rsid w:val="00170158"/>
    <w:rsid w:val="00170B2A"/>
    <w:rsid w:val="00170B9C"/>
    <w:rsid w:val="00171942"/>
    <w:rsid w:val="00171B06"/>
    <w:rsid w:val="00171CE4"/>
    <w:rsid w:val="00172086"/>
    <w:rsid w:val="00173198"/>
    <w:rsid w:val="00174793"/>
    <w:rsid w:val="00174971"/>
    <w:rsid w:val="00174F2E"/>
    <w:rsid w:val="001753FB"/>
    <w:rsid w:val="00176225"/>
    <w:rsid w:val="001764D7"/>
    <w:rsid w:val="00177E85"/>
    <w:rsid w:val="001805B5"/>
    <w:rsid w:val="0018164D"/>
    <w:rsid w:val="001822EC"/>
    <w:rsid w:val="0018242B"/>
    <w:rsid w:val="0018264F"/>
    <w:rsid w:val="00182C2F"/>
    <w:rsid w:val="00182C9D"/>
    <w:rsid w:val="001834C8"/>
    <w:rsid w:val="00183695"/>
    <w:rsid w:val="00183B85"/>
    <w:rsid w:val="0018432A"/>
    <w:rsid w:val="001855A7"/>
    <w:rsid w:val="001867AF"/>
    <w:rsid w:val="00186A97"/>
    <w:rsid w:val="00186BE6"/>
    <w:rsid w:val="00186E2C"/>
    <w:rsid w:val="00186E48"/>
    <w:rsid w:val="001870F0"/>
    <w:rsid w:val="00187780"/>
    <w:rsid w:val="00190400"/>
    <w:rsid w:val="00190498"/>
    <w:rsid w:val="001908D7"/>
    <w:rsid w:val="001935F8"/>
    <w:rsid w:val="001942D9"/>
    <w:rsid w:val="001946F3"/>
    <w:rsid w:val="00194A8A"/>
    <w:rsid w:val="00194D54"/>
    <w:rsid w:val="001950E1"/>
    <w:rsid w:val="00195574"/>
    <w:rsid w:val="00196EB4"/>
    <w:rsid w:val="00197AFD"/>
    <w:rsid w:val="00197BD0"/>
    <w:rsid w:val="001A1D69"/>
    <w:rsid w:val="001A20E2"/>
    <w:rsid w:val="001A2302"/>
    <w:rsid w:val="001A2596"/>
    <w:rsid w:val="001A3265"/>
    <w:rsid w:val="001A46F1"/>
    <w:rsid w:val="001A47A8"/>
    <w:rsid w:val="001A54E7"/>
    <w:rsid w:val="001A5584"/>
    <w:rsid w:val="001A569C"/>
    <w:rsid w:val="001A5B63"/>
    <w:rsid w:val="001A6119"/>
    <w:rsid w:val="001A7042"/>
    <w:rsid w:val="001B1E6D"/>
    <w:rsid w:val="001B2701"/>
    <w:rsid w:val="001B2A11"/>
    <w:rsid w:val="001B2D1B"/>
    <w:rsid w:val="001B3CAD"/>
    <w:rsid w:val="001B46A6"/>
    <w:rsid w:val="001B57EF"/>
    <w:rsid w:val="001B5F80"/>
    <w:rsid w:val="001B63BD"/>
    <w:rsid w:val="001B65BE"/>
    <w:rsid w:val="001B6D10"/>
    <w:rsid w:val="001B712A"/>
    <w:rsid w:val="001B72B2"/>
    <w:rsid w:val="001C051B"/>
    <w:rsid w:val="001C1A60"/>
    <w:rsid w:val="001C1C4D"/>
    <w:rsid w:val="001C208D"/>
    <w:rsid w:val="001C22AA"/>
    <w:rsid w:val="001C34C8"/>
    <w:rsid w:val="001C43E4"/>
    <w:rsid w:val="001C4D51"/>
    <w:rsid w:val="001C5B2F"/>
    <w:rsid w:val="001C6C85"/>
    <w:rsid w:val="001C6E32"/>
    <w:rsid w:val="001C75F4"/>
    <w:rsid w:val="001D0501"/>
    <w:rsid w:val="001D0F69"/>
    <w:rsid w:val="001D1A19"/>
    <w:rsid w:val="001D1F5F"/>
    <w:rsid w:val="001D3512"/>
    <w:rsid w:val="001D3599"/>
    <w:rsid w:val="001D3737"/>
    <w:rsid w:val="001D3A24"/>
    <w:rsid w:val="001D3A63"/>
    <w:rsid w:val="001D4E2A"/>
    <w:rsid w:val="001D503B"/>
    <w:rsid w:val="001D5324"/>
    <w:rsid w:val="001D5B73"/>
    <w:rsid w:val="001D69A1"/>
    <w:rsid w:val="001D7442"/>
    <w:rsid w:val="001D752E"/>
    <w:rsid w:val="001D79BC"/>
    <w:rsid w:val="001E1331"/>
    <w:rsid w:val="001E181C"/>
    <w:rsid w:val="001E1E46"/>
    <w:rsid w:val="001E1E4E"/>
    <w:rsid w:val="001E2167"/>
    <w:rsid w:val="001E242A"/>
    <w:rsid w:val="001E38CD"/>
    <w:rsid w:val="001E3D45"/>
    <w:rsid w:val="001E4775"/>
    <w:rsid w:val="001E4E68"/>
    <w:rsid w:val="001E53AC"/>
    <w:rsid w:val="001E685E"/>
    <w:rsid w:val="001E7072"/>
    <w:rsid w:val="001E746C"/>
    <w:rsid w:val="001F051A"/>
    <w:rsid w:val="001F0CE9"/>
    <w:rsid w:val="001F0F71"/>
    <w:rsid w:val="001F1013"/>
    <w:rsid w:val="001F1840"/>
    <w:rsid w:val="001F2453"/>
    <w:rsid w:val="001F24E0"/>
    <w:rsid w:val="001F258F"/>
    <w:rsid w:val="001F2839"/>
    <w:rsid w:val="001F2AB4"/>
    <w:rsid w:val="001F2BC2"/>
    <w:rsid w:val="001F2F69"/>
    <w:rsid w:val="001F30D7"/>
    <w:rsid w:val="001F3D83"/>
    <w:rsid w:val="001F524D"/>
    <w:rsid w:val="001F7602"/>
    <w:rsid w:val="00201595"/>
    <w:rsid w:val="002016D8"/>
    <w:rsid w:val="00201B4D"/>
    <w:rsid w:val="002026DC"/>
    <w:rsid w:val="00202938"/>
    <w:rsid w:val="00203A42"/>
    <w:rsid w:val="002048D4"/>
    <w:rsid w:val="00205332"/>
    <w:rsid w:val="002057BB"/>
    <w:rsid w:val="00205E8E"/>
    <w:rsid w:val="0020605C"/>
    <w:rsid w:val="0020706A"/>
    <w:rsid w:val="002075F3"/>
    <w:rsid w:val="002078B9"/>
    <w:rsid w:val="00210FD4"/>
    <w:rsid w:val="002118FF"/>
    <w:rsid w:val="00211DFE"/>
    <w:rsid w:val="00212A31"/>
    <w:rsid w:val="00212BBF"/>
    <w:rsid w:val="002138DA"/>
    <w:rsid w:val="00214395"/>
    <w:rsid w:val="00214759"/>
    <w:rsid w:val="00214A7B"/>
    <w:rsid w:val="00214D70"/>
    <w:rsid w:val="00215BD8"/>
    <w:rsid w:val="00215C87"/>
    <w:rsid w:val="002162A1"/>
    <w:rsid w:val="002166C9"/>
    <w:rsid w:val="00216F42"/>
    <w:rsid w:val="00217045"/>
    <w:rsid w:val="002170BD"/>
    <w:rsid w:val="002176B8"/>
    <w:rsid w:val="00220455"/>
    <w:rsid w:val="00220487"/>
    <w:rsid w:val="00220732"/>
    <w:rsid w:val="002210AA"/>
    <w:rsid w:val="002214AB"/>
    <w:rsid w:val="00222791"/>
    <w:rsid w:val="00222AFB"/>
    <w:rsid w:val="002235F0"/>
    <w:rsid w:val="002248CC"/>
    <w:rsid w:val="00224D98"/>
    <w:rsid w:val="002256EB"/>
    <w:rsid w:val="00226349"/>
    <w:rsid w:val="00227757"/>
    <w:rsid w:val="00227B1C"/>
    <w:rsid w:val="00230327"/>
    <w:rsid w:val="0023035F"/>
    <w:rsid w:val="00230DF3"/>
    <w:rsid w:val="002313B8"/>
    <w:rsid w:val="00231566"/>
    <w:rsid w:val="00231588"/>
    <w:rsid w:val="002316E0"/>
    <w:rsid w:val="00231821"/>
    <w:rsid w:val="0023262E"/>
    <w:rsid w:val="00232B3E"/>
    <w:rsid w:val="00233CA2"/>
    <w:rsid w:val="00233E5C"/>
    <w:rsid w:val="00233E83"/>
    <w:rsid w:val="00234976"/>
    <w:rsid w:val="00234AFA"/>
    <w:rsid w:val="002357E7"/>
    <w:rsid w:val="002366F4"/>
    <w:rsid w:val="00236A96"/>
    <w:rsid w:val="00236FFF"/>
    <w:rsid w:val="00237216"/>
    <w:rsid w:val="00237B60"/>
    <w:rsid w:val="00240103"/>
    <w:rsid w:val="002403C6"/>
    <w:rsid w:val="002410AB"/>
    <w:rsid w:val="002412E3"/>
    <w:rsid w:val="00241312"/>
    <w:rsid w:val="0024173E"/>
    <w:rsid w:val="00241BF0"/>
    <w:rsid w:val="00242C70"/>
    <w:rsid w:val="00243E5E"/>
    <w:rsid w:val="002443FE"/>
    <w:rsid w:val="00244870"/>
    <w:rsid w:val="00244902"/>
    <w:rsid w:val="00244C0B"/>
    <w:rsid w:val="00244D38"/>
    <w:rsid w:val="0024585E"/>
    <w:rsid w:val="00245B63"/>
    <w:rsid w:val="00245C62"/>
    <w:rsid w:val="0024633D"/>
    <w:rsid w:val="00246643"/>
    <w:rsid w:val="00246E00"/>
    <w:rsid w:val="00247416"/>
    <w:rsid w:val="0024744C"/>
    <w:rsid w:val="002477A5"/>
    <w:rsid w:val="00247A6A"/>
    <w:rsid w:val="00247E0F"/>
    <w:rsid w:val="0025034A"/>
    <w:rsid w:val="002509AC"/>
    <w:rsid w:val="00250FD4"/>
    <w:rsid w:val="00251019"/>
    <w:rsid w:val="0025199F"/>
    <w:rsid w:val="002519C1"/>
    <w:rsid w:val="00251EA2"/>
    <w:rsid w:val="00251F80"/>
    <w:rsid w:val="00252258"/>
    <w:rsid w:val="00252D04"/>
    <w:rsid w:val="00252DFC"/>
    <w:rsid w:val="00253F98"/>
    <w:rsid w:val="00254B71"/>
    <w:rsid w:val="00254C39"/>
    <w:rsid w:val="00255916"/>
    <w:rsid w:val="00255C74"/>
    <w:rsid w:val="00256237"/>
    <w:rsid w:val="00256659"/>
    <w:rsid w:val="002616AB"/>
    <w:rsid w:val="002621DF"/>
    <w:rsid w:val="00263576"/>
    <w:rsid w:val="00263683"/>
    <w:rsid w:val="0026368A"/>
    <w:rsid w:val="00263F6F"/>
    <w:rsid w:val="002640FB"/>
    <w:rsid w:val="0026469F"/>
    <w:rsid w:val="002648C2"/>
    <w:rsid w:val="002657F3"/>
    <w:rsid w:val="00265C69"/>
    <w:rsid w:val="00265F9B"/>
    <w:rsid w:val="002679F0"/>
    <w:rsid w:val="00270506"/>
    <w:rsid w:val="002715E3"/>
    <w:rsid w:val="00271DA4"/>
    <w:rsid w:val="0027540D"/>
    <w:rsid w:val="00275A5F"/>
    <w:rsid w:val="00276E9A"/>
    <w:rsid w:val="00277F39"/>
    <w:rsid w:val="002806DA"/>
    <w:rsid w:val="00281935"/>
    <w:rsid w:val="00281A79"/>
    <w:rsid w:val="00282315"/>
    <w:rsid w:val="0028293C"/>
    <w:rsid w:val="00282CE8"/>
    <w:rsid w:val="00282F89"/>
    <w:rsid w:val="0028392E"/>
    <w:rsid w:val="00283DD3"/>
    <w:rsid w:val="00283F68"/>
    <w:rsid w:val="00284D41"/>
    <w:rsid w:val="00284D71"/>
    <w:rsid w:val="002872CA"/>
    <w:rsid w:val="00287F03"/>
    <w:rsid w:val="0029004C"/>
    <w:rsid w:val="002901FD"/>
    <w:rsid w:val="00290212"/>
    <w:rsid w:val="00290505"/>
    <w:rsid w:val="002912CE"/>
    <w:rsid w:val="002926C8"/>
    <w:rsid w:val="00292F4A"/>
    <w:rsid w:val="0029465C"/>
    <w:rsid w:val="00295854"/>
    <w:rsid w:val="00295C7C"/>
    <w:rsid w:val="0029647A"/>
    <w:rsid w:val="002967BB"/>
    <w:rsid w:val="002967D0"/>
    <w:rsid w:val="00296D8E"/>
    <w:rsid w:val="00296E25"/>
    <w:rsid w:val="00296EAF"/>
    <w:rsid w:val="00296FA6"/>
    <w:rsid w:val="00297380"/>
    <w:rsid w:val="0029742A"/>
    <w:rsid w:val="00297996"/>
    <w:rsid w:val="00297CAA"/>
    <w:rsid w:val="00297D4A"/>
    <w:rsid w:val="002A0CFE"/>
    <w:rsid w:val="002A168F"/>
    <w:rsid w:val="002A1EA1"/>
    <w:rsid w:val="002A230F"/>
    <w:rsid w:val="002A270F"/>
    <w:rsid w:val="002A4C5F"/>
    <w:rsid w:val="002A5320"/>
    <w:rsid w:val="002A5B3C"/>
    <w:rsid w:val="002A5DB8"/>
    <w:rsid w:val="002B0B63"/>
    <w:rsid w:val="002B1381"/>
    <w:rsid w:val="002B1641"/>
    <w:rsid w:val="002B20BB"/>
    <w:rsid w:val="002B23DA"/>
    <w:rsid w:val="002B3964"/>
    <w:rsid w:val="002B3D5B"/>
    <w:rsid w:val="002B411A"/>
    <w:rsid w:val="002B4949"/>
    <w:rsid w:val="002B4C40"/>
    <w:rsid w:val="002B5621"/>
    <w:rsid w:val="002B57C1"/>
    <w:rsid w:val="002B5955"/>
    <w:rsid w:val="002B595D"/>
    <w:rsid w:val="002B5FE7"/>
    <w:rsid w:val="002B797F"/>
    <w:rsid w:val="002C068C"/>
    <w:rsid w:val="002C0AE2"/>
    <w:rsid w:val="002C0E09"/>
    <w:rsid w:val="002C1FD1"/>
    <w:rsid w:val="002C2505"/>
    <w:rsid w:val="002C2EF7"/>
    <w:rsid w:val="002C3893"/>
    <w:rsid w:val="002C42F4"/>
    <w:rsid w:val="002C45CD"/>
    <w:rsid w:val="002C4D6F"/>
    <w:rsid w:val="002C5319"/>
    <w:rsid w:val="002C5FBE"/>
    <w:rsid w:val="002C66AB"/>
    <w:rsid w:val="002C676F"/>
    <w:rsid w:val="002C6F9C"/>
    <w:rsid w:val="002C7298"/>
    <w:rsid w:val="002D0240"/>
    <w:rsid w:val="002D06DB"/>
    <w:rsid w:val="002D0D93"/>
    <w:rsid w:val="002D1D57"/>
    <w:rsid w:val="002D23B2"/>
    <w:rsid w:val="002D319C"/>
    <w:rsid w:val="002D39BF"/>
    <w:rsid w:val="002D3C0E"/>
    <w:rsid w:val="002D3C49"/>
    <w:rsid w:val="002D3DCD"/>
    <w:rsid w:val="002D3DDF"/>
    <w:rsid w:val="002D4213"/>
    <w:rsid w:val="002D45BC"/>
    <w:rsid w:val="002D5D81"/>
    <w:rsid w:val="002D6541"/>
    <w:rsid w:val="002D6A20"/>
    <w:rsid w:val="002D6F13"/>
    <w:rsid w:val="002D7D23"/>
    <w:rsid w:val="002E1338"/>
    <w:rsid w:val="002E15F0"/>
    <w:rsid w:val="002E1637"/>
    <w:rsid w:val="002E186D"/>
    <w:rsid w:val="002E1D85"/>
    <w:rsid w:val="002E29AA"/>
    <w:rsid w:val="002E3A52"/>
    <w:rsid w:val="002E4670"/>
    <w:rsid w:val="002E4ED8"/>
    <w:rsid w:val="002E5D22"/>
    <w:rsid w:val="002F0F15"/>
    <w:rsid w:val="002F1189"/>
    <w:rsid w:val="002F1756"/>
    <w:rsid w:val="002F1E7C"/>
    <w:rsid w:val="002F251A"/>
    <w:rsid w:val="002F26C4"/>
    <w:rsid w:val="002F29F3"/>
    <w:rsid w:val="002F36F6"/>
    <w:rsid w:val="002F37CD"/>
    <w:rsid w:val="002F38D7"/>
    <w:rsid w:val="002F3D43"/>
    <w:rsid w:val="002F4408"/>
    <w:rsid w:val="002F4528"/>
    <w:rsid w:val="002F5071"/>
    <w:rsid w:val="002F5A95"/>
    <w:rsid w:val="002F73A9"/>
    <w:rsid w:val="002F79B5"/>
    <w:rsid w:val="002F7D0D"/>
    <w:rsid w:val="00301587"/>
    <w:rsid w:val="003023EF"/>
    <w:rsid w:val="003029AD"/>
    <w:rsid w:val="00302D96"/>
    <w:rsid w:val="00303324"/>
    <w:rsid w:val="00303A6E"/>
    <w:rsid w:val="003048C3"/>
    <w:rsid w:val="00304BFD"/>
    <w:rsid w:val="00304C0F"/>
    <w:rsid w:val="00304FD5"/>
    <w:rsid w:val="00305402"/>
    <w:rsid w:val="003055D5"/>
    <w:rsid w:val="00305637"/>
    <w:rsid w:val="003057EA"/>
    <w:rsid w:val="00305A91"/>
    <w:rsid w:val="00310855"/>
    <w:rsid w:val="00310A5A"/>
    <w:rsid w:val="003116B9"/>
    <w:rsid w:val="003121D9"/>
    <w:rsid w:val="003136D7"/>
    <w:rsid w:val="0031437E"/>
    <w:rsid w:val="00314EED"/>
    <w:rsid w:val="0031505E"/>
    <w:rsid w:val="003150F4"/>
    <w:rsid w:val="003151B1"/>
    <w:rsid w:val="00315C16"/>
    <w:rsid w:val="00316F0F"/>
    <w:rsid w:val="00317A0C"/>
    <w:rsid w:val="00317E76"/>
    <w:rsid w:val="003207B0"/>
    <w:rsid w:val="00321DA5"/>
    <w:rsid w:val="00322DF4"/>
    <w:rsid w:val="00322EE1"/>
    <w:rsid w:val="00322FE9"/>
    <w:rsid w:val="00324680"/>
    <w:rsid w:val="0032485E"/>
    <w:rsid w:val="00325565"/>
    <w:rsid w:val="00325988"/>
    <w:rsid w:val="00326C4E"/>
    <w:rsid w:val="00327B91"/>
    <w:rsid w:val="0033030D"/>
    <w:rsid w:val="003305A7"/>
    <w:rsid w:val="00330CFF"/>
    <w:rsid w:val="00330D8B"/>
    <w:rsid w:val="003320B9"/>
    <w:rsid w:val="00332B60"/>
    <w:rsid w:val="0033378E"/>
    <w:rsid w:val="00334440"/>
    <w:rsid w:val="0033487C"/>
    <w:rsid w:val="00334B97"/>
    <w:rsid w:val="00335015"/>
    <w:rsid w:val="003350F4"/>
    <w:rsid w:val="003362F4"/>
    <w:rsid w:val="00337A8F"/>
    <w:rsid w:val="003406BE"/>
    <w:rsid w:val="00340ED4"/>
    <w:rsid w:val="003411F5"/>
    <w:rsid w:val="00342097"/>
    <w:rsid w:val="00342AA6"/>
    <w:rsid w:val="00342DEB"/>
    <w:rsid w:val="00343391"/>
    <w:rsid w:val="00343D45"/>
    <w:rsid w:val="00343DA0"/>
    <w:rsid w:val="0034554B"/>
    <w:rsid w:val="003455D1"/>
    <w:rsid w:val="00345886"/>
    <w:rsid w:val="00346091"/>
    <w:rsid w:val="003500C4"/>
    <w:rsid w:val="00350340"/>
    <w:rsid w:val="003503B0"/>
    <w:rsid w:val="00350BAA"/>
    <w:rsid w:val="00350E98"/>
    <w:rsid w:val="0035179D"/>
    <w:rsid w:val="00351AAF"/>
    <w:rsid w:val="00352987"/>
    <w:rsid w:val="00355BC8"/>
    <w:rsid w:val="0035685F"/>
    <w:rsid w:val="00356F63"/>
    <w:rsid w:val="003574B5"/>
    <w:rsid w:val="003600A2"/>
    <w:rsid w:val="00361ECB"/>
    <w:rsid w:val="003638BF"/>
    <w:rsid w:val="00363E96"/>
    <w:rsid w:val="00364D39"/>
    <w:rsid w:val="0036615B"/>
    <w:rsid w:val="0036737A"/>
    <w:rsid w:val="003673DF"/>
    <w:rsid w:val="00367713"/>
    <w:rsid w:val="00367B5D"/>
    <w:rsid w:val="00370B4D"/>
    <w:rsid w:val="00370F01"/>
    <w:rsid w:val="00370F02"/>
    <w:rsid w:val="00372AB9"/>
    <w:rsid w:val="00372EB1"/>
    <w:rsid w:val="0037300C"/>
    <w:rsid w:val="0037318F"/>
    <w:rsid w:val="00373A38"/>
    <w:rsid w:val="00373ABF"/>
    <w:rsid w:val="00373EE3"/>
    <w:rsid w:val="00374C63"/>
    <w:rsid w:val="00380110"/>
    <w:rsid w:val="0038042E"/>
    <w:rsid w:val="0038091C"/>
    <w:rsid w:val="00380D6B"/>
    <w:rsid w:val="003822A1"/>
    <w:rsid w:val="00382998"/>
    <w:rsid w:val="00382CBD"/>
    <w:rsid w:val="00382F27"/>
    <w:rsid w:val="00382FB9"/>
    <w:rsid w:val="003838EF"/>
    <w:rsid w:val="00383A78"/>
    <w:rsid w:val="003840CF"/>
    <w:rsid w:val="00384A81"/>
    <w:rsid w:val="00385406"/>
    <w:rsid w:val="00385DBB"/>
    <w:rsid w:val="003861F2"/>
    <w:rsid w:val="003863FA"/>
    <w:rsid w:val="0038643E"/>
    <w:rsid w:val="0038715C"/>
    <w:rsid w:val="00387D02"/>
    <w:rsid w:val="003906F1"/>
    <w:rsid w:val="003909A2"/>
    <w:rsid w:val="00391F0B"/>
    <w:rsid w:val="00392A1F"/>
    <w:rsid w:val="00393492"/>
    <w:rsid w:val="003937A6"/>
    <w:rsid w:val="00393867"/>
    <w:rsid w:val="003946FF"/>
    <w:rsid w:val="00394D56"/>
    <w:rsid w:val="00394F1D"/>
    <w:rsid w:val="0039505B"/>
    <w:rsid w:val="00395353"/>
    <w:rsid w:val="003954A5"/>
    <w:rsid w:val="003954F2"/>
    <w:rsid w:val="003964E6"/>
    <w:rsid w:val="00396BE0"/>
    <w:rsid w:val="00396FEB"/>
    <w:rsid w:val="00397BCE"/>
    <w:rsid w:val="003A0203"/>
    <w:rsid w:val="003A09D8"/>
    <w:rsid w:val="003A0ABD"/>
    <w:rsid w:val="003A0D40"/>
    <w:rsid w:val="003A107E"/>
    <w:rsid w:val="003A117C"/>
    <w:rsid w:val="003A2579"/>
    <w:rsid w:val="003A2DA8"/>
    <w:rsid w:val="003A4F79"/>
    <w:rsid w:val="003A50FD"/>
    <w:rsid w:val="003A52C8"/>
    <w:rsid w:val="003A5890"/>
    <w:rsid w:val="003A672B"/>
    <w:rsid w:val="003A6940"/>
    <w:rsid w:val="003A6C18"/>
    <w:rsid w:val="003A725A"/>
    <w:rsid w:val="003A743F"/>
    <w:rsid w:val="003B0C23"/>
    <w:rsid w:val="003B0E24"/>
    <w:rsid w:val="003B161B"/>
    <w:rsid w:val="003B2050"/>
    <w:rsid w:val="003B239F"/>
    <w:rsid w:val="003B2592"/>
    <w:rsid w:val="003B2B3B"/>
    <w:rsid w:val="003B31C0"/>
    <w:rsid w:val="003B3554"/>
    <w:rsid w:val="003B461C"/>
    <w:rsid w:val="003B50A7"/>
    <w:rsid w:val="003B53A5"/>
    <w:rsid w:val="003B5473"/>
    <w:rsid w:val="003B5746"/>
    <w:rsid w:val="003B60AF"/>
    <w:rsid w:val="003B6A58"/>
    <w:rsid w:val="003B7619"/>
    <w:rsid w:val="003B7962"/>
    <w:rsid w:val="003B7B38"/>
    <w:rsid w:val="003B7BCB"/>
    <w:rsid w:val="003C0559"/>
    <w:rsid w:val="003C0676"/>
    <w:rsid w:val="003C0AD5"/>
    <w:rsid w:val="003C0B0A"/>
    <w:rsid w:val="003C0EBE"/>
    <w:rsid w:val="003C1300"/>
    <w:rsid w:val="003C13CF"/>
    <w:rsid w:val="003C1458"/>
    <w:rsid w:val="003C1CDC"/>
    <w:rsid w:val="003C283B"/>
    <w:rsid w:val="003C2A7E"/>
    <w:rsid w:val="003C502B"/>
    <w:rsid w:val="003C5052"/>
    <w:rsid w:val="003C546F"/>
    <w:rsid w:val="003C5E69"/>
    <w:rsid w:val="003C6741"/>
    <w:rsid w:val="003C75B7"/>
    <w:rsid w:val="003C7A94"/>
    <w:rsid w:val="003D1535"/>
    <w:rsid w:val="003D26D1"/>
    <w:rsid w:val="003D278F"/>
    <w:rsid w:val="003D3A7B"/>
    <w:rsid w:val="003D42BF"/>
    <w:rsid w:val="003D451A"/>
    <w:rsid w:val="003D4B7E"/>
    <w:rsid w:val="003D5388"/>
    <w:rsid w:val="003D570D"/>
    <w:rsid w:val="003D5AF4"/>
    <w:rsid w:val="003D5F54"/>
    <w:rsid w:val="003D5F98"/>
    <w:rsid w:val="003D5FD7"/>
    <w:rsid w:val="003D659B"/>
    <w:rsid w:val="003D7079"/>
    <w:rsid w:val="003D7173"/>
    <w:rsid w:val="003D7375"/>
    <w:rsid w:val="003E08F2"/>
    <w:rsid w:val="003E1865"/>
    <w:rsid w:val="003E196E"/>
    <w:rsid w:val="003E2FD1"/>
    <w:rsid w:val="003E3E5F"/>
    <w:rsid w:val="003E64E8"/>
    <w:rsid w:val="003E7CE3"/>
    <w:rsid w:val="003E7E05"/>
    <w:rsid w:val="003F008E"/>
    <w:rsid w:val="003F1C2E"/>
    <w:rsid w:val="003F1E88"/>
    <w:rsid w:val="003F1F97"/>
    <w:rsid w:val="003F2B79"/>
    <w:rsid w:val="003F2F2B"/>
    <w:rsid w:val="003F3281"/>
    <w:rsid w:val="003F3D53"/>
    <w:rsid w:val="003F4487"/>
    <w:rsid w:val="003F46C6"/>
    <w:rsid w:val="003F56C7"/>
    <w:rsid w:val="003F5E41"/>
    <w:rsid w:val="003F70EB"/>
    <w:rsid w:val="003F7A8B"/>
    <w:rsid w:val="003F7C0B"/>
    <w:rsid w:val="00400ADB"/>
    <w:rsid w:val="00401AAB"/>
    <w:rsid w:val="00401AF8"/>
    <w:rsid w:val="004024E8"/>
    <w:rsid w:val="004028D6"/>
    <w:rsid w:val="00402E17"/>
    <w:rsid w:val="00403360"/>
    <w:rsid w:val="00403655"/>
    <w:rsid w:val="004039B7"/>
    <w:rsid w:val="00403D2E"/>
    <w:rsid w:val="00404AE6"/>
    <w:rsid w:val="00406E31"/>
    <w:rsid w:val="00406E8A"/>
    <w:rsid w:val="00410810"/>
    <w:rsid w:val="0041116F"/>
    <w:rsid w:val="0041140E"/>
    <w:rsid w:val="004118CB"/>
    <w:rsid w:val="0041346A"/>
    <w:rsid w:val="0041422D"/>
    <w:rsid w:val="00414572"/>
    <w:rsid w:val="0041472C"/>
    <w:rsid w:val="0041476F"/>
    <w:rsid w:val="004149A3"/>
    <w:rsid w:val="004149AB"/>
    <w:rsid w:val="00415508"/>
    <w:rsid w:val="004161FC"/>
    <w:rsid w:val="00416541"/>
    <w:rsid w:val="004172DF"/>
    <w:rsid w:val="004179EA"/>
    <w:rsid w:val="00417BDB"/>
    <w:rsid w:val="00420190"/>
    <w:rsid w:val="004212E1"/>
    <w:rsid w:val="0042198D"/>
    <w:rsid w:val="0042229B"/>
    <w:rsid w:val="004222BA"/>
    <w:rsid w:val="004225D1"/>
    <w:rsid w:val="004226F3"/>
    <w:rsid w:val="004227DD"/>
    <w:rsid w:val="00422966"/>
    <w:rsid w:val="004234A0"/>
    <w:rsid w:val="0042375D"/>
    <w:rsid w:val="00423D9A"/>
    <w:rsid w:val="00424992"/>
    <w:rsid w:val="004249F2"/>
    <w:rsid w:val="00424A61"/>
    <w:rsid w:val="00424A7E"/>
    <w:rsid w:val="00427BE0"/>
    <w:rsid w:val="00427E1D"/>
    <w:rsid w:val="00427F86"/>
    <w:rsid w:val="004306BB"/>
    <w:rsid w:val="00431E9F"/>
    <w:rsid w:val="00432FDC"/>
    <w:rsid w:val="00433CAD"/>
    <w:rsid w:val="00433D6C"/>
    <w:rsid w:val="004345B2"/>
    <w:rsid w:val="00437543"/>
    <w:rsid w:val="00437844"/>
    <w:rsid w:val="0043792B"/>
    <w:rsid w:val="00437A54"/>
    <w:rsid w:val="00440047"/>
    <w:rsid w:val="00440548"/>
    <w:rsid w:val="00440E87"/>
    <w:rsid w:val="00442011"/>
    <w:rsid w:val="004429CE"/>
    <w:rsid w:val="00443797"/>
    <w:rsid w:val="004441FD"/>
    <w:rsid w:val="0044441F"/>
    <w:rsid w:val="00444B12"/>
    <w:rsid w:val="00444D93"/>
    <w:rsid w:val="00444ECC"/>
    <w:rsid w:val="004457C8"/>
    <w:rsid w:val="00450127"/>
    <w:rsid w:val="004509E6"/>
    <w:rsid w:val="00450BA4"/>
    <w:rsid w:val="00451E35"/>
    <w:rsid w:val="004525B3"/>
    <w:rsid w:val="004529E5"/>
    <w:rsid w:val="0045436A"/>
    <w:rsid w:val="00454A6D"/>
    <w:rsid w:val="00454AC9"/>
    <w:rsid w:val="004551ED"/>
    <w:rsid w:val="00455493"/>
    <w:rsid w:val="00455DA0"/>
    <w:rsid w:val="004561C7"/>
    <w:rsid w:val="00456449"/>
    <w:rsid w:val="004567B4"/>
    <w:rsid w:val="004567D0"/>
    <w:rsid w:val="00456A78"/>
    <w:rsid w:val="00457764"/>
    <w:rsid w:val="00457998"/>
    <w:rsid w:val="004606AC"/>
    <w:rsid w:val="00460A68"/>
    <w:rsid w:val="004610AB"/>
    <w:rsid w:val="00461B35"/>
    <w:rsid w:val="00462923"/>
    <w:rsid w:val="00462EB9"/>
    <w:rsid w:val="00462FC2"/>
    <w:rsid w:val="004630AF"/>
    <w:rsid w:val="00463686"/>
    <w:rsid w:val="00463C0C"/>
    <w:rsid w:val="00464703"/>
    <w:rsid w:val="00464C2A"/>
    <w:rsid w:val="00465E3F"/>
    <w:rsid w:val="0046629A"/>
    <w:rsid w:val="00466C1C"/>
    <w:rsid w:val="00467AE9"/>
    <w:rsid w:val="00470E2F"/>
    <w:rsid w:val="0047146E"/>
    <w:rsid w:val="00471A2F"/>
    <w:rsid w:val="00471CB1"/>
    <w:rsid w:val="00472AAF"/>
    <w:rsid w:val="0047368C"/>
    <w:rsid w:val="004738CC"/>
    <w:rsid w:val="004755B1"/>
    <w:rsid w:val="004760F3"/>
    <w:rsid w:val="00476CBD"/>
    <w:rsid w:val="00477990"/>
    <w:rsid w:val="004800C3"/>
    <w:rsid w:val="00480382"/>
    <w:rsid w:val="004812D4"/>
    <w:rsid w:val="0048131D"/>
    <w:rsid w:val="00481566"/>
    <w:rsid w:val="004817F0"/>
    <w:rsid w:val="00482C07"/>
    <w:rsid w:val="004839B5"/>
    <w:rsid w:val="00484A5C"/>
    <w:rsid w:val="00484DCB"/>
    <w:rsid w:val="00485777"/>
    <w:rsid w:val="004858D2"/>
    <w:rsid w:val="00485E22"/>
    <w:rsid w:val="00486024"/>
    <w:rsid w:val="0048649C"/>
    <w:rsid w:val="0048684D"/>
    <w:rsid w:val="00487615"/>
    <w:rsid w:val="004902B6"/>
    <w:rsid w:val="00490FCD"/>
    <w:rsid w:val="00492034"/>
    <w:rsid w:val="00493B73"/>
    <w:rsid w:val="00493C8B"/>
    <w:rsid w:val="00494E2F"/>
    <w:rsid w:val="00495523"/>
    <w:rsid w:val="00495D39"/>
    <w:rsid w:val="00495E23"/>
    <w:rsid w:val="00496398"/>
    <w:rsid w:val="004963C9"/>
    <w:rsid w:val="004A081A"/>
    <w:rsid w:val="004A0EB1"/>
    <w:rsid w:val="004A115B"/>
    <w:rsid w:val="004A1CDA"/>
    <w:rsid w:val="004A1DDC"/>
    <w:rsid w:val="004A1E59"/>
    <w:rsid w:val="004A2171"/>
    <w:rsid w:val="004A21EB"/>
    <w:rsid w:val="004A2D80"/>
    <w:rsid w:val="004A303C"/>
    <w:rsid w:val="004A3A7A"/>
    <w:rsid w:val="004A3F2B"/>
    <w:rsid w:val="004A4381"/>
    <w:rsid w:val="004A4BDF"/>
    <w:rsid w:val="004A52E4"/>
    <w:rsid w:val="004A5FB5"/>
    <w:rsid w:val="004A5FD9"/>
    <w:rsid w:val="004A60F1"/>
    <w:rsid w:val="004A737F"/>
    <w:rsid w:val="004A7453"/>
    <w:rsid w:val="004A7536"/>
    <w:rsid w:val="004A75AE"/>
    <w:rsid w:val="004A7806"/>
    <w:rsid w:val="004B0059"/>
    <w:rsid w:val="004B08E4"/>
    <w:rsid w:val="004B12A0"/>
    <w:rsid w:val="004B137C"/>
    <w:rsid w:val="004B13ED"/>
    <w:rsid w:val="004B2786"/>
    <w:rsid w:val="004B2A77"/>
    <w:rsid w:val="004B2A81"/>
    <w:rsid w:val="004B30ED"/>
    <w:rsid w:val="004B3989"/>
    <w:rsid w:val="004B3B9C"/>
    <w:rsid w:val="004B3DCE"/>
    <w:rsid w:val="004B4551"/>
    <w:rsid w:val="004B48AF"/>
    <w:rsid w:val="004B4CC7"/>
    <w:rsid w:val="004B4E59"/>
    <w:rsid w:val="004B6318"/>
    <w:rsid w:val="004B6DB8"/>
    <w:rsid w:val="004B71EC"/>
    <w:rsid w:val="004B795E"/>
    <w:rsid w:val="004C0707"/>
    <w:rsid w:val="004C0F38"/>
    <w:rsid w:val="004C10F3"/>
    <w:rsid w:val="004C1176"/>
    <w:rsid w:val="004C131F"/>
    <w:rsid w:val="004C187B"/>
    <w:rsid w:val="004C41D0"/>
    <w:rsid w:val="004C4825"/>
    <w:rsid w:val="004C5050"/>
    <w:rsid w:val="004C6000"/>
    <w:rsid w:val="004C620E"/>
    <w:rsid w:val="004C6526"/>
    <w:rsid w:val="004C65EC"/>
    <w:rsid w:val="004C69D0"/>
    <w:rsid w:val="004C6B65"/>
    <w:rsid w:val="004C7985"/>
    <w:rsid w:val="004C7A1B"/>
    <w:rsid w:val="004C7AD3"/>
    <w:rsid w:val="004D06A3"/>
    <w:rsid w:val="004D0A7E"/>
    <w:rsid w:val="004D0B1A"/>
    <w:rsid w:val="004D234E"/>
    <w:rsid w:val="004D3505"/>
    <w:rsid w:val="004D3796"/>
    <w:rsid w:val="004D380D"/>
    <w:rsid w:val="004D3A10"/>
    <w:rsid w:val="004D4A3F"/>
    <w:rsid w:val="004D513D"/>
    <w:rsid w:val="004D554D"/>
    <w:rsid w:val="004D5920"/>
    <w:rsid w:val="004D719B"/>
    <w:rsid w:val="004D731E"/>
    <w:rsid w:val="004D7D46"/>
    <w:rsid w:val="004D7DAA"/>
    <w:rsid w:val="004E0850"/>
    <w:rsid w:val="004E0CBC"/>
    <w:rsid w:val="004E15BE"/>
    <w:rsid w:val="004E1930"/>
    <w:rsid w:val="004E1A99"/>
    <w:rsid w:val="004E5375"/>
    <w:rsid w:val="004E583C"/>
    <w:rsid w:val="004E6552"/>
    <w:rsid w:val="004E655C"/>
    <w:rsid w:val="004E6811"/>
    <w:rsid w:val="004E7B73"/>
    <w:rsid w:val="004F01E6"/>
    <w:rsid w:val="004F03D4"/>
    <w:rsid w:val="004F0975"/>
    <w:rsid w:val="004F0996"/>
    <w:rsid w:val="004F0B18"/>
    <w:rsid w:val="004F1BF6"/>
    <w:rsid w:val="004F2849"/>
    <w:rsid w:val="004F29A5"/>
    <w:rsid w:val="004F3235"/>
    <w:rsid w:val="004F3382"/>
    <w:rsid w:val="004F3494"/>
    <w:rsid w:val="004F38B7"/>
    <w:rsid w:val="004F3BF8"/>
    <w:rsid w:val="004F3CA3"/>
    <w:rsid w:val="004F530E"/>
    <w:rsid w:val="004F5A29"/>
    <w:rsid w:val="004F5BB7"/>
    <w:rsid w:val="004F5D1A"/>
    <w:rsid w:val="004F60F4"/>
    <w:rsid w:val="004F62A3"/>
    <w:rsid w:val="004F6840"/>
    <w:rsid w:val="004F6B30"/>
    <w:rsid w:val="004F6D0C"/>
    <w:rsid w:val="004F6E3F"/>
    <w:rsid w:val="004F7CC3"/>
    <w:rsid w:val="004F7CE9"/>
    <w:rsid w:val="0050001E"/>
    <w:rsid w:val="005011CA"/>
    <w:rsid w:val="005026AA"/>
    <w:rsid w:val="00502A12"/>
    <w:rsid w:val="00503524"/>
    <w:rsid w:val="00503941"/>
    <w:rsid w:val="00503F64"/>
    <w:rsid w:val="00504186"/>
    <w:rsid w:val="0050489D"/>
    <w:rsid w:val="00504C61"/>
    <w:rsid w:val="00504FFC"/>
    <w:rsid w:val="0050524F"/>
    <w:rsid w:val="00505485"/>
    <w:rsid w:val="00505ACE"/>
    <w:rsid w:val="00505E2B"/>
    <w:rsid w:val="00506567"/>
    <w:rsid w:val="00507976"/>
    <w:rsid w:val="00507982"/>
    <w:rsid w:val="00507A26"/>
    <w:rsid w:val="00510895"/>
    <w:rsid w:val="0051122E"/>
    <w:rsid w:val="0051142E"/>
    <w:rsid w:val="0051167E"/>
    <w:rsid w:val="00511A73"/>
    <w:rsid w:val="005123E6"/>
    <w:rsid w:val="005129CA"/>
    <w:rsid w:val="005130E8"/>
    <w:rsid w:val="0051366C"/>
    <w:rsid w:val="00513956"/>
    <w:rsid w:val="00513981"/>
    <w:rsid w:val="0051518E"/>
    <w:rsid w:val="005160E7"/>
    <w:rsid w:val="005161C5"/>
    <w:rsid w:val="005162CA"/>
    <w:rsid w:val="00516981"/>
    <w:rsid w:val="00516CC7"/>
    <w:rsid w:val="00516F8B"/>
    <w:rsid w:val="0051701B"/>
    <w:rsid w:val="00517C2C"/>
    <w:rsid w:val="005200E0"/>
    <w:rsid w:val="00521469"/>
    <w:rsid w:val="00522068"/>
    <w:rsid w:val="00522312"/>
    <w:rsid w:val="005234FE"/>
    <w:rsid w:val="005237A2"/>
    <w:rsid w:val="00524313"/>
    <w:rsid w:val="00524C44"/>
    <w:rsid w:val="00524E9C"/>
    <w:rsid w:val="00525157"/>
    <w:rsid w:val="0052544B"/>
    <w:rsid w:val="00525697"/>
    <w:rsid w:val="0052645A"/>
    <w:rsid w:val="0052662E"/>
    <w:rsid w:val="00526DB0"/>
    <w:rsid w:val="0052720E"/>
    <w:rsid w:val="00531083"/>
    <w:rsid w:val="00531136"/>
    <w:rsid w:val="005312C9"/>
    <w:rsid w:val="005320C7"/>
    <w:rsid w:val="00534758"/>
    <w:rsid w:val="00537900"/>
    <w:rsid w:val="00537D46"/>
    <w:rsid w:val="00537E59"/>
    <w:rsid w:val="00540B12"/>
    <w:rsid w:val="00542299"/>
    <w:rsid w:val="005424FD"/>
    <w:rsid w:val="0054289A"/>
    <w:rsid w:val="00543104"/>
    <w:rsid w:val="005431E8"/>
    <w:rsid w:val="005437BA"/>
    <w:rsid w:val="00546689"/>
    <w:rsid w:val="00550FF2"/>
    <w:rsid w:val="00552268"/>
    <w:rsid w:val="0055280C"/>
    <w:rsid w:val="00552D08"/>
    <w:rsid w:val="00553863"/>
    <w:rsid w:val="005548C4"/>
    <w:rsid w:val="00555B24"/>
    <w:rsid w:val="00555CEE"/>
    <w:rsid w:val="005578D9"/>
    <w:rsid w:val="00560923"/>
    <w:rsid w:val="00560DCC"/>
    <w:rsid w:val="005620B2"/>
    <w:rsid w:val="00563725"/>
    <w:rsid w:val="00564037"/>
    <w:rsid w:val="0056431C"/>
    <w:rsid w:val="00564C02"/>
    <w:rsid w:val="0056565C"/>
    <w:rsid w:val="0056568D"/>
    <w:rsid w:val="00565C3F"/>
    <w:rsid w:val="00565D62"/>
    <w:rsid w:val="00567139"/>
    <w:rsid w:val="00567836"/>
    <w:rsid w:val="005678D1"/>
    <w:rsid w:val="00567A34"/>
    <w:rsid w:val="00567CFD"/>
    <w:rsid w:val="00571DBA"/>
    <w:rsid w:val="00572E8A"/>
    <w:rsid w:val="005742E7"/>
    <w:rsid w:val="0057529F"/>
    <w:rsid w:val="0057532C"/>
    <w:rsid w:val="00575502"/>
    <w:rsid w:val="00575673"/>
    <w:rsid w:val="00575F1B"/>
    <w:rsid w:val="005760AD"/>
    <w:rsid w:val="005773FE"/>
    <w:rsid w:val="00577623"/>
    <w:rsid w:val="00577BF4"/>
    <w:rsid w:val="005804EB"/>
    <w:rsid w:val="00581629"/>
    <w:rsid w:val="005835E3"/>
    <w:rsid w:val="00583B12"/>
    <w:rsid w:val="00584A06"/>
    <w:rsid w:val="00584EAC"/>
    <w:rsid w:val="0058531B"/>
    <w:rsid w:val="00587535"/>
    <w:rsid w:val="0059021B"/>
    <w:rsid w:val="0059093D"/>
    <w:rsid w:val="0059122F"/>
    <w:rsid w:val="00592405"/>
    <w:rsid w:val="00592551"/>
    <w:rsid w:val="00592A9B"/>
    <w:rsid w:val="005938EF"/>
    <w:rsid w:val="00594C33"/>
    <w:rsid w:val="00594CB1"/>
    <w:rsid w:val="00594E4B"/>
    <w:rsid w:val="00595671"/>
    <w:rsid w:val="00595C3E"/>
    <w:rsid w:val="005966D8"/>
    <w:rsid w:val="005966F8"/>
    <w:rsid w:val="00596A1D"/>
    <w:rsid w:val="005976E6"/>
    <w:rsid w:val="00597BEB"/>
    <w:rsid w:val="00597EA9"/>
    <w:rsid w:val="005A0A07"/>
    <w:rsid w:val="005A2163"/>
    <w:rsid w:val="005A2347"/>
    <w:rsid w:val="005A281B"/>
    <w:rsid w:val="005A3234"/>
    <w:rsid w:val="005A326C"/>
    <w:rsid w:val="005A4C9C"/>
    <w:rsid w:val="005A5222"/>
    <w:rsid w:val="005A5962"/>
    <w:rsid w:val="005A5B04"/>
    <w:rsid w:val="005A705B"/>
    <w:rsid w:val="005A7974"/>
    <w:rsid w:val="005A7A2E"/>
    <w:rsid w:val="005B040C"/>
    <w:rsid w:val="005B0678"/>
    <w:rsid w:val="005B08D4"/>
    <w:rsid w:val="005B105D"/>
    <w:rsid w:val="005B1B08"/>
    <w:rsid w:val="005B256B"/>
    <w:rsid w:val="005B26DF"/>
    <w:rsid w:val="005B2CD5"/>
    <w:rsid w:val="005B2F0D"/>
    <w:rsid w:val="005B32F6"/>
    <w:rsid w:val="005B38F5"/>
    <w:rsid w:val="005B4015"/>
    <w:rsid w:val="005B48D8"/>
    <w:rsid w:val="005B552D"/>
    <w:rsid w:val="005B5D0F"/>
    <w:rsid w:val="005B622A"/>
    <w:rsid w:val="005B6EDB"/>
    <w:rsid w:val="005C13EE"/>
    <w:rsid w:val="005C1EA0"/>
    <w:rsid w:val="005C1F01"/>
    <w:rsid w:val="005C21BA"/>
    <w:rsid w:val="005C3891"/>
    <w:rsid w:val="005C38AE"/>
    <w:rsid w:val="005C3987"/>
    <w:rsid w:val="005C4C1B"/>
    <w:rsid w:val="005C52EE"/>
    <w:rsid w:val="005C5A92"/>
    <w:rsid w:val="005C5BB1"/>
    <w:rsid w:val="005C630B"/>
    <w:rsid w:val="005C67C3"/>
    <w:rsid w:val="005C71CD"/>
    <w:rsid w:val="005C7994"/>
    <w:rsid w:val="005D0B5E"/>
    <w:rsid w:val="005D1DA2"/>
    <w:rsid w:val="005D2164"/>
    <w:rsid w:val="005D22E2"/>
    <w:rsid w:val="005D2624"/>
    <w:rsid w:val="005D26EA"/>
    <w:rsid w:val="005D342B"/>
    <w:rsid w:val="005D379F"/>
    <w:rsid w:val="005D45A4"/>
    <w:rsid w:val="005D4C32"/>
    <w:rsid w:val="005D4C40"/>
    <w:rsid w:val="005D5190"/>
    <w:rsid w:val="005D646B"/>
    <w:rsid w:val="005D75FD"/>
    <w:rsid w:val="005D7C69"/>
    <w:rsid w:val="005E0F91"/>
    <w:rsid w:val="005E19A2"/>
    <w:rsid w:val="005E26BC"/>
    <w:rsid w:val="005E2D49"/>
    <w:rsid w:val="005E319F"/>
    <w:rsid w:val="005E3318"/>
    <w:rsid w:val="005E34BF"/>
    <w:rsid w:val="005E39B1"/>
    <w:rsid w:val="005E4C5A"/>
    <w:rsid w:val="005E4CAB"/>
    <w:rsid w:val="005E502E"/>
    <w:rsid w:val="005E58E4"/>
    <w:rsid w:val="005E5D32"/>
    <w:rsid w:val="005E5DE0"/>
    <w:rsid w:val="005E6196"/>
    <w:rsid w:val="005E6E8B"/>
    <w:rsid w:val="005E746A"/>
    <w:rsid w:val="005E76E7"/>
    <w:rsid w:val="005E7FAE"/>
    <w:rsid w:val="005F00BA"/>
    <w:rsid w:val="005F0236"/>
    <w:rsid w:val="005F1443"/>
    <w:rsid w:val="005F1E58"/>
    <w:rsid w:val="005F276B"/>
    <w:rsid w:val="005F2825"/>
    <w:rsid w:val="005F3E69"/>
    <w:rsid w:val="005F4643"/>
    <w:rsid w:val="005F61D2"/>
    <w:rsid w:val="005F6A58"/>
    <w:rsid w:val="005F7611"/>
    <w:rsid w:val="006000D4"/>
    <w:rsid w:val="0060029D"/>
    <w:rsid w:val="006007BD"/>
    <w:rsid w:val="0060089F"/>
    <w:rsid w:val="00600B6F"/>
    <w:rsid w:val="00601BD5"/>
    <w:rsid w:val="00601E70"/>
    <w:rsid w:val="006023CA"/>
    <w:rsid w:val="0060273D"/>
    <w:rsid w:val="006031DB"/>
    <w:rsid w:val="00605F5C"/>
    <w:rsid w:val="00605FFB"/>
    <w:rsid w:val="006062D9"/>
    <w:rsid w:val="00606326"/>
    <w:rsid w:val="00606AD9"/>
    <w:rsid w:val="00606EB9"/>
    <w:rsid w:val="00606F1A"/>
    <w:rsid w:val="006107B0"/>
    <w:rsid w:val="006111E9"/>
    <w:rsid w:val="00611F21"/>
    <w:rsid w:val="00612042"/>
    <w:rsid w:val="0061214F"/>
    <w:rsid w:val="006121B8"/>
    <w:rsid w:val="0061238C"/>
    <w:rsid w:val="0061252E"/>
    <w:rsid w:val="0061253A"/>
    <w:rsid w:val="006135DD"/>
    <w:rsid w:val="00613A1B"/>
    <w:rsid w:val="00613AA9"/>
    <w:rsid w:val="0061644D"/>
    <w:rsid w:val="00616696"/>
    <w:rsid w:val="00616AB5"/>
    <w:rsid w:val="006176D1"/>
    <w:rsid w:val="00617A7C"/>
    <w:rsid w:val="006228FD"/>
    <w:rsid w:val="00622D71"/>
    <w:rsid w:val="00622F56"/>
    <w:rsid w:val="00622F69"/>
    <w:rsid w:val="00624295"/>
    <w:rsid w:val="00624410"/>
    <w:rsid w:val="00625209"/>
    <w:rsid w:val="006254AB"/>
    <w:rsid w:val="00625A4F"/>
    <w:rsid w:val="006260BD"/>
    <w:rsid w:val="00626C68"/>
    <w:rsid w:val="00630ACD"/>
    <w:rsid w:val="00630D10"/>
    <w:rsid w:val="00631CDA"/>
    <w:rsid w:val="00631D60"/>
    <w:rsid w:val="00632456"/>
    <w:rsid w:val="00633451"/>
    <w:rsid w:val="00633C31"/>
    <w:rsid w:val="00633D25"/>
    <w:rsid w:val="00633FD4"/>
    <w:rsid w:val="00636B3C"/>
    <w:rsid w:val="00636E7F"/>
    <w:rsid w:val="00640667"/>
    <w:rsid w:val="0064084F"/>
    <w:rsid w:val="00640B1A"/>
    <w:rsid w:val="0064106D"/>
    <w:rsid w:val="006412D0"/>
    <w:rsid w:val="0064144A"/>
    <w:rsid w:val="00641961"/>
    <w:rsid w:val="00642E1F"/>
    <w:rsid w:val="00643A0C"/>
    <w:rsid w:val="00645F48"/>
    <w:rsid w:val="00646250"/>
    <w:rsid w:val="0064673E"/>
    <w:rsid w:val="006469B4"/>
    <w:rsid w:val="00646CC3"/>
    <w:rsid w:val="006473AD"/>
    <w:rsid w:val="00647DBD"/>
    <w:rsid w:val="006505FE"/>
    <w:rsid w:val="0065062F"/>
    <w:rsid w:val="00650981"/>
    <w:rsid w:val="00651142"/>
    <w:rsid w:val="00651358"/>
    <w:rsid w:val="006514B9"/>
    <w:rsid w:val="00652624"/>
    <w:rsid w:val="00652A5C"/>
    <w:rsid w:val="00653532"/>
    <w:rsid w:val="0065424A"/>
    <w:rsid w:val="00654915"/>
    <w:rsid w:val="006553B1"/>
    <w:rsid w:val="006553B2"/>
    <w:rsid w:val="006565B4"/>
    <w:rsid w:val="006565E5"/>
    <w:rsid w:val="00656E8D"/>
    <w:rsid w:val="0065711A"/>
    <w:rsid w:val="006577AB"/>
    <w:rsid w:val="00657AE1"/>
    <w:rsid w:val="00657C99"/>
    <w:rsid w:val="00657D4A"/>
    <w:rsid w:val="00660307"/>
    <w:rsid w:val="0066084E"/>
    <w:rsid w:val="00661A1B"/>
    <w:rsid w:val="006642ED"/>
    <w:rsid w:val="0066441E"/>
    <w:rsid w:val="00664B21"/>
    <w:rsid w:val="00664E4E"/>
    <w:rsid w:val="0066510C"/>
    <w:rsid w:val="00665B45"/>
    <w:rsid w:val="00667024"/>
    <w:rsid w:val="006671A2"/>
    <w:rsid w:val="00670499"/>
    <w:rsid w:val="006706A2"/>
    <w:rsid w:val="006707F8"/>
    <w:rsid w:val="00670CA9"/>
    <w:rsid w:val="00671458"/>
    <w:rsid w:val="00671DA0"/>
    <w:rsid w:val="00671F54"/>
    <w:rsid w:val="0067270A"/>
    <w:rsid w:val="006732A7"/>
    <w:rsid w:val="00673C35"/>
    <w:rsid w:val="00674109"/>
    <w:rsid w:val="006753AE"/>
    <w:rsid w:val="00676A43"/>
    <w:rsid w:val="0068038D"/>
    <w:rsid w:val="006803D2"/>
    <w:rsid w:val="00680B9B"/>
    <w:rsid w:val="00683E77"/>
    <w:rsid w:val="0068571F"/>
    <w:rsid w:val="006873F5"/>
    <w:rsid w:val="00690B99"/>
    <w:rsid w:val="006917B5"/>
    <w:rsid w:val="00691D1E"/>
    <w:rsid w:val="006924E2"/>
    <w:rsid w:val="0069354B"/>
    <w:rsid w:val="00694C6A"/>
    <w:rsid w:val="00694E4D"/>
    <w:rsid w:val="006959A6"/>
    <w:rsid w:val="00695E34"/>
    <w:rsid w:val="00696FCB"/>
    <w:rsid w:val="0069766D"/>
    <w:rsid w:val="006A0903"/>
    <w:rsid w:val="006A097E"/>
    <w:rsid w:val="006A0DCD"/>
    <w:rsid w:val="006A1B6B"/>
    <w:rsid w:val="006A2055"/>
    <w:rsid w:val="006A210B"/>
    <w:rsid w:val="006A21BA"/>
    <w:rsid w:val="006A25F5"/>
    <w:rsid w:val="006A2656"/>
    <w:rsid w:val="006A2C9C"/>
    <w:rsid w:val="006A2F0D"/>
    <w:rsid w:val="006A3210"/>
    <w:rsid w:val="006A360D"/>
    <w:rsid w:val="006A3692"/>
    <w:rsid w:val="006A38DD"/>
    <w:rsid w:val="006A3C19"/>
    <w:rsid w:val="006A4DBC"/>
    <w:rsid w:val="006A4E1E"/>
    <w:rsid w:val="006A4FD4"/>
    <w:rsid w:val="006A592F"/>
    <w:rsid w:val="006A6171"/>
    <w:rsid w:val="006A6AC6"/>
    <w:rsid w:val="006A6E93"/>
    <w:rsid w:val="006A7867"/>
    <w:rsid w:val="006B00DE"/>
    <w:rsid w:val="006B0CFF"/>
    <w:rsid w:val="006B1ED2"/>
    <w:rsid w:val="006B2BB7"/>
    <w:rsid w:val="006B4B13"/>
    <w:rsid w:val="006B4C70"/>
    <w:rsid w:val="006B518C"/>
    <w:rsid w:val="006B5DBF"/>
    <w:rsid w:val="006B61A4"/>
    <w:rsid w:val="006B62DF"/>
    <w:rsid w:val="006B68BF"/>
    <w:rsid w:val="006B73E9"/>
    <w:rsid w:val="006B7A38"/>
    <w:rsid w:val="006B7AD7"/>
    <w:rsid w:val="006B7E09"/>
    <w:rsid w:val="006C03D3"/>
    <w:rsid w:val="006C05D4"/>
    <w:rsid w:val="006C10CA"/>
    <w:rsid w:val="006C2000"/>
    <w:rsid w:val="006C308F"/>
    <w:rsid w:val="006C43E1"/>
    <w:rsid w:val="006C47C8"/>
    <w:rsid w:val="006C47F5"/>
    <w:rsid w:val="006C60C3"/>
    <w:rsid w:val="006C675E"/>
    <w:rsid w:val="006C7115"/>
    <w:rsid w:val="006C7E8B"/>
    <w:rsid w:val="006D0244"/>
    <w:rsid w:val="006D0C5D"/>
    <w:rsid w:val="006D1F8B"/>
    <w:rsid w:val="006D2005"/>
    <w:rsid w:val="006D209D"/>
    <w:rsid w:val="006D2AFE"/>
    <w:rsid w:val="006D3B76"/>
    <w:rsid w:val="006D59A0"/>
    <w:rsid w:val="006D7204"/>
    <w:rsid w:val="006D7266"/>
    <w:rsid w:val="006D7449"/>
    <w:rsid w:val="006D7DB4"/>
    <w:rsid w:val="006E026D"/>
    <w:rsid w:val="006E0338"/>
    <w:rsid w:val="006E0B6C"/>
    <w:rsid w:val="006E1716"/>
    <w:rsid w:val="006E20A5"/>
    <w:rsid w:val="006E2280"/>
    <w:rsid w:val="006E24FA"/>
    <w:rsid w:val="006E2523"/>
    <w:rsid w:val="006E257A"/>
    <w:rsid w:val="006E27D7"/>
    <w:rsid w:val="006E295F"/>
    <w:rsid w:val="006E29EB"/>
    <w:rsid w:val="006E379E"/>
    <w:rsid w:val="006E3CCE"/>
    <w:rsid w:val="006E4B9A"/>
    <w:rsid w:val="006E6306"/>
    <w:rsid w:val="006E6914"/>
    <w:rsid w:val="006E75AC"/>
    <w:rsid w:val="006F015C"/>
    <w:rsid w:val="006F07D9"/>
    <w:rsid w:val="006F109C"/>
    <w:rsid w:val="006F11AE"/>
    <w:rsid w:val="006F14E3"/>
    <w:rsid w:val="006F1DDA"/>
    <w:rsid w:val="006F2530"/>
    <w:rsid w:val="006F2D3E"/>
    <w:rsid w:val="006F303B"/>
    <w:rsid w:val="006F442C"/>
    <w:rsid w:val="006F4656"/>
    <w:rsid w:val="006F47F7"/>
    <w:rsid w:val="006F480B"/>
    <w:rsid w:val="006F53A3"/>
    <w:rsid w:val="006F5A0B"/>
    <w:rsid w:val="006F5A16"/>
    <w:rsid w:val="006F61BB"/>
    <w:rsid w:val="006F696F"/>
    <w:rsid w:val="006F72E6"/>
    <w:rsid w:val="0070061F"/>
    <w:rsid w:val="0070169F"/>
    <w:rsid w:val="0070236D"/>
    <w:rsid w:val="00702A80"/>
    <w:rsid w:val="00704744"/>
    <w:rsid w:val="00704836"/>
    <w:rsid w:val="007063C3"/>
    <w:rsid w:val="00706C8F"/>
    <w:rsid w:val="00707387"/>
    <w:rsid w:val="007125B2"/>
    <w:rsid w:val="00712749"/>
    <w:rsid w:val="00713098"/>
    <w:rsid w:val="0071370D"/>
    <w:rsid w:val="00714353"/>
    <w:rsid w:val="007155C1"/>
    <w:rsid w:val="00716105"/>
    <w:rsid w:val="00716264"/>
    <w:rsid w:val="00717764"/>
    <w:rsid w:val="00717FE0"/>
    <w:rsid w:val="00720113"/>
    <w:rsid w:val="00721020"/>
    <w:rsid w:val="00721028"/>
    <w:rsid w:val="0072118D"/>
    <w:rsid w:val="007237A5"/>
    <w:rsid w:val="007237B6"/>
    <w:rsid w:val="00723EAD"/>
    <w:rsid w:val="00724CCF"/>
    <w:rsid w:val="007255D7"/>
    <w:rsid w:val="00725E95"/>
    <w:rsid w:val="00726A50"/>
    <w:rsid w:val="0072725C"/>
    <w:rsid w:val="00727891"/>
    <w:rsid w:val="00727A0D"/>
    <w:rsid w:val="00727ADB"/>
    <w:rsid w:val="0073041C"/>
    <w:rsid w:val="00730C14"/>
    <w:rsid w:val="00731862"/>
    <w:rsid w:val="00731F83"/>
    <w:rsid w:val="00732699"/>
    <w:rsid w:val="00732CEC"/>
    <w:rsid w:val="00733572"/>
    <w:rsid w:val="00733A42"/>
    <w:rsid w:val="00733C0A"/>
    <w:rsid w:val="00735FF5"/>
    <w:rsid w:val="00736C73"/>
    <w:rsid w:val="00737702"/>
    <w:rsid w:val="00737748"/>
    <w:rsid w:val="00737F0C"/>
    <w:rsid w:val="00740479"/>
    <w:rsid w:val="007406F8"/>
    <w:rsid w:val="00740799"/>
    <w:rsid w:val="00740869"/>
    <w:rsid w:val="00740AAD"/>
    <w:rsid w:val="00740C8A"/>
    <w:rsid w:val="00741103"/>
    <w:rsid w:val="0074136B"/>
    <w:rsid w:val="00741834"/>
    <w:rsid w:val="00743FF4"/>
    <w:rsid w:val="0074414F"/>
    <w:rsid w:val="0074417C"/>
    <w:rsid w:val="0074434C"/>
    <w:rsid w:val="00745BD2"/>
    <w:rsid w:val="00746701"/>
    <w:rsid w:val="007467D3"/>
    <w:rsid w:val="00750156"/>
    <w:rsid w:val="0075067B"/>
    <w:rsid w:val="00750758"/>
    <w:rsid w:val="00750A7C"/>
    <w:rsid w:val="00750E44"/>
    <w:rsid w:val="007515DB"/>
    <w:rsid w:val="00751EE0"/>
    <w:rsid w:val="00752551"/>
    <w:rsid w:val="0075295E"/>
    <w:rsid w:val="00752B4C"/>
    <w:rsid w:val="007538D1"/>
    <w:rsid w:val="00753AA5"/>
    <w:rsid w:val="00755664"/>
    <w:rsid w:val="007563F3"/>
    <w:rsid w:val="0075661D"/>
    <w:rsid w:val="00756ED5"/>
    <w:rsid w:val="00757E66"/>
    <w:rsid w:val="00760A7D"/>
    <w:rsid w:val="00760E91"/>
    <w:rsid w:val="0076238E"/>
    <w:rsid w:val="00762391"/>
    <w:rsid w:val="00762ED5"/>
    <w:rsid w:val="007631F2"/>
    <w:rsid w:val="007643DD"/>
    <w:rsid w:val="00764A8B"/>
    <w:rsid w:val="00764B10"/>
    <w:rsid w:val="00764ED1"/>
    <w:rsid w:val="007655E5"/>
    <w:rsid w:val="00765D13"/>
    <w:rsid w:val="007660F8"/>
    <w:rsid w:val="00766A6F"/>
    <w:rsid w:val="00766BD2"/>
    <w:rsid w:val="00766E07"/>
    <w:rsid w:val="0076720C"/>
    <w:rsid w:val="00767569"/>
    <w:rsid w:val="007704B3"/>
    <w:rsid w:val="00770DEA"/>
    <w:rsid w:val="007710D7"/>
    <w:rsid w:val="00771660"/>
    <w:rsid w:val="00772402"/>
    <w:rsid w:val="00773791"/>
    <w:rsid w:val="0077458F"/>
    <w:rsid w:val="00774B8A"/>
    <w:rsid w:val="007753C9"/>
    <w:rsid w:val="007760E0"/>
    <w:rsid w:val="0077615E"/>
    <w:rsid w:val="007768B5"/>
    <w:rsid w:val="00776AA7"/>
    <w:rsid w:val="0077754C"/>
    <w:rsid w:val="00777658"/>
    <w:rsid w:val="007779E6"/>
    <w:rsid w:val="0078012F"/>
    <w:rsid w:val="007802C2"/>
    <w:rsid w:val="00780BEC"/>
    <w:rsid w:val="00780C54"/>
    <w:rsid w:val="00781601"/>
    <w:rsid w:val="00781709"/>
    <w:rsid w:val="00781F9E"/>
    <w:rsid w:val="007830B7"/>
    <w:rsid w:val="00783103"/>
    <w:rsid w:val="00784992"/>
    <w:rsid w:val="00784E1D"/>
    <w:rsid w:val="00785F1F"/>
    <w:rsid w:val="0078622D"/>
    <w:rsid w:val="0078715B"/>
    <w:rsid w:val="0078750F"/>
    <w:rsid w:val="00787B0F"/>
    <w:rsid w:val="00790093"/>
    <w:rsid w:val="00791E5F"/>
    <w:rsid w:val="0079209C"/>
    <w:rsid w:val="00792761"/>
    <w:rsid w:val="0079311B"/>
    <w:rsid w:val="00794308"/>
    <w:rsid w:val="00795E20"/>
    <w:rsid w:val="00796522"/>
    <w:rsid w:val="007972AD"/>
    <w:rsid w:val="007978BC"/>
    <w:rsid w:val="00797D0C"/>
    <w:rsid w:val="007A05B8"/>
    <w:rsid w:val="007A0C1D"/>
    <w:rsid w:val="007A1393"/>
    <w:rsid w:val="007A15AD"/>
    <w:rsid w:val="007A19D4"/>
    <w:rsid w:val="007A3838"/>
    <w:rsid w:val="007A38F6"/>
    <w:rsid w:val="007A5D13"/>
    <w:rsid w:val="007A5E74"/>
    <w:rsid w:val="007A6EFE"/>
    <w:rsid w:val="007A7059"/>
    <w:rsid w:val="007A7097"/>
    <w:rsid w:val="007A7871"/>
    <w:rsid w:val="007A795E"/>
    <w:rsid w:val="007B0895"/>
    <w:rsid w:val="007B093D"/>
    <w:rsid w:val="007B0C93"/>
    <w:rsid w:val="007B0CA3"/>
    <w:rsid w:val="007B1A4E"/>
    <w:rsid w:val="007B4580"/>
    <w:rsid w:val="007B4DEF"/>
    <w:rsid w:val="007B5593"/>
    <w:rsid w:val="007B6AB9"/>
    <w:rsid w:val="007B7585"/>
    <w:rsid w:val="007B7749"/>
    <w:rsid w:val="007B7D6B"/>
    <w:rsid w:val="007B7EDB"/>
    <w:rsid w:val="007C182E"/>
    <w:rsid w:val="007C1A04"/>
    <w:rsid w:val="007C245B"/>
    <w:rsid w:val="007C3035"/>
    <w:rsid w:val="007C33EF"/>
    <w:rsid w:val="007C35EF"/>
    <w:rsid w:val="007C40CB"/>
    <w:rsid w:val="007C433C"/>
    <w:rsid w:val="007C4683"/>
    <w:rsid w:val="007C46F8"/>
    <w:rsid w:val="007C4F60"/>
    <w:rsid w:val="007C5609"/>
    <w:rsid w:val="007C5D46"/>
    <w:rsid w:val="007C631B"/>
    <w:rsid w:val="007C6A4F"/>
    <w:rsid w:val="007C6B9C"/>
    <w:rsid w:val="007D01CF"/>
    <w:rsid w:val="007D0F4C"/>
    <w:rsid w:val="007D13CF"/>
    <w:rsid w:val="007D167B"/>
    <w:rsid w:val="007D182F"/>
    <w:rsid w:val="007D1858"/>
    <w:rsid w:val="007D1D7D"/>
    <w:rsid w:val="007D25DD"/>
    <w:rsid w:val="007D2740"/>
    <w:rsid w:val="007D4086"/>
    <w:rsid w:val="007D4259"/>
    <w:rsid w:val="007D4F19"/>
    <w:rsid w:val="007D572A"/>
    <w:rsid w:val="007D5BF0"/>
    <w:rsid w:val="007D66E7"/>
    <w:rsid w:val="007D6E43"/>
    <w:rsid w:val="007D77CE"/>
    <w:rsid w:val="007E02F3"/>
    <w:rsid w:val="007E0675"/>
    <w:rsid w:val="007E1749"/>
    <w:rsid w:val="007E1908"/>
    <w:rsid w:val="007E2739"/>
    <w:rsid w:val="007E3B65"/>
    <w:rsid w:val="007E4691"/>
    <w:rsid w:val="007E4B74"/>
    <w:rsid w:val="007E5FC5"/>
    <w:rsid w:val="007E6116"/>
    <w:rsid w:val="007E69C4"/>
    <w:rsid w:val="007E7052"/>
    <w:rsid w:val="007E7AAA"/>
    <w:rsid w:val="007F3C20"/>
    <w:rsid w:val="007F5041"/>
    <w:rsid w:val="007F5151"/>
    <w:rsid w:val="007F5374"/>
    <w:rsid w:val="007F5BEC"/>
    <w:rsid w:val="007F62D8"/>
    <w:rsid w:val="007F78FB"/>
    <w:rsid w:val="0080029B"/>
    <w:rsid w:val="008003A9"/>
    <w:rsid w:val="00800DAD"/>
    <w:rsid w:val="00801045"/>
    <w:rsid w:val="0080109C"/>
    <w:rsid w:val="00801FA4"/>
    <w:rsid w:val="0080277A"/>
    <w:rsid w:val="00802860"/>
    <w:rsid w:val="008036CD"/>
    <w:rsid w:val="00803D1C"/>
    <w:rsid w:val="00805931"/>
    <w:rsid w:val="008060FE"/>
    <w:rsid w:val="0080667A"/>
    <w:rsid w:val="00806C52"/>
    <w:rsid w:val="0080741F"/>
    <w:rsid w:val="00807F25"/>
    <w:rsid w:val="00810F40"/>
    <w:rsid w:val="00812E76"/>
    <w:rsid w:val="00813470"/>
    <w:rsid w:val="00814FEA"/>
    <w:rsid w:val="00815D58"/>
    <w:rsid w:val="00815F9E"/>
    <w:rsid w:val="0081643E"/>
    <w:rsid w:val="0082060C"/>
    <w:rsid w:val="00820B33"/>
    <w:rsid w:val="00820D05"/>
    <w:rsid w:val="00820ECC"/>
    <w:rsid w:val="00821BD5"/>
    <w:rsid w:val="00821C1D"/>
    <w:rsid w:val="00822DFB"/>
    <w:rsid w:val="00823545"/>
    <w:rsid w:val="008236A3"/>
    <w:rsid w:val="008237F2"/>
    <w:rsid w:val="00823BAF"/>
    <w:rsid w:val="00824398"/>
    <w:rsid w:val="00824573"/>
    <w:rsid w:val="00824FDF"/>
    <w:rsid w:val="00825A66"/>
    <w:rsid w:val="00825C00"/>
    <w:rsid w:val="00825D84"/>
    <w:rsid w:val="00825F65"/>
    <w:rsid w:val="00826091"/>
    <w:rsid w:val="008263EC"/>
    <w:rsid w:val="00830014"/>
    <w:rsid w:val="008316E9"/>
    <w:rsid w:val="0083197A"/>
    <w:rsid w:val="00831D44"/>
    <w:rsid w:val="0083242E"/>
    <w:rsid w:val="00832D18"/>
    <w:rsid w:val="00833257"/>
    <w:rsid w:val="00833295"/>
    <w:rsid w:val="00834593"/>
    <w:rsid w:val="008346E5"/>
    <w:rsid w:val="00834AA9"/>
    <w:rsid w:val="00835228"/>
    <w:rsid w:val="00835269"/>
    <w:rsid w:val="00835819"/>
    <w:rsid w:val="00835909"/>
    <w:rsid w:val="0083603D"/>
    <w:rsid w:val="0083632E"/>
    <w:rsid w:val="008366FE"/>
    <w:rsid w:val="00836A4A"/>
    <w:rsid w:val="008371AC"/>
    <w:rsid w:val="008372F4"/>
    <w:rsid w:val="008373A0"/>
    <w:rsid w:val="0083775E"/>
    <w:rsid w:val="00837EDF"/>
    <w:rsid w:val="0084042C"/>
    <w:rsid w:val="00840A40"/>
    <w:rsid w:val="00840EAF"/>
    <w:rsid w:val="0084116F"/>
    <w:rsid w:val="00842A54"/>
    <w:rsid w:val="00842CE1"/>
    <w:rsid w:val="008438F1"/>
    <w:rsid w:val="00843CA5"/>
    <w:rsid w:val="00844E98"/>
    <w:rsid w:val="00844F43"/>
    <w:rsid w:val="008455E2"/>
    <w:rsid w:val="00846436"/>
    <w:rsid w:val="0084656C"/>
    <w:rsid w:val="008469E8"/>
    <w:rsid w:val="00846D24"/>
    <w:rsid w:val="00847294"/>
    <w:rsid w:val="008472C9"/>
    <w:rsid w:val="00847645"/>
    <w:rsid w:val="008479FE"/>
    <w:rsid w:val="00850AAD"/>
    <w:rsid w:val="008530CB"/>
    <w:rsid w:val="008540FD"/>
    <w:rsid w:val="0085440E"/>
    <w:rsid w:val="00854572"/>
    <w:rsid w:val="008551F8"/>
    <w:rsid w:val="00855220"/>
    <w:rsid w:val="00855252"/>
    <w:rsid w:val="00855D22"/>
    <w:rsid w:val="00855F36"/>
    <w:rsid w:val="008563B0"/>
    <w:rsid w:val="008605F0"/>
    <w:rsid w:val="0086087D"/>
    <w:rsid w:val="00860C85"/>
    <w:rsid w:val="00861044"/>
    <w:rsid w:val="0086171B"/>
    <w:rsid w:val="00861D24"/>
    <w:rsid w:val="00862170"/>
    <w:rsid w:val="008625BB"/>
    <w:rsid w:val="00862DAE"/>
    <w:rsid w:val="00863002"/>
    <w:rsid w:val="00863905"/>
    <w:rsid w:val="00863FEF"/>
    <w:rsid w:val="00864274"/>
    <w:rsid w:val="00864668"/>
    <w:rsid w:val="008646B3"/>
    <w:rsid w:val="00865442"/>
    <w:rsid w:val="00866FC8"/>
    <w:rsid w:val="008703B6"/>
    <w:rsid w:val="008708CB"/>
    <w:rsid w:val="00870945"/>
    <w:rsid w:val="00870B57"/>
    <w:rsid w:val="00871BE1"/>
    <w:rsid w:val="00871E7F"/>
    <w:rsid w:val="00873D78"/>
    <w:rsid w:val="008746B8"/>
    <w:rsid w:val="00874FC9"/>
    <w:rsid w:val="008753BC"/>
    <w:rsid w:val="0087559E"/>
    <w:rsid w:val="0087576F"/>
    <w:rsid w:val="0087668F"/>
    <w:rsid w:val="00876846"/>
    <w:rsid w:val="008807AF"/>
    <w:rsid w:val="00880FAE"/>
    <w:rsid w:val="00881A85"/>
    <w:rsid w:val="00882A12"/>
    <w:rsid w:val="00883E2D"/>
    <w:rsid w:val="00884495"/>
    <w:rsid w:val="00884540"/>
    <w:rsid w:val="00884D77"/>
    <w:rsid w:val="00884EAD"/>
    <w:rsid w:val="00887823"/>
    <w:rsid w:val="00887C82"/>
    <w:rsid w:val="00887E33"/>
    <w:rsid w:val="00890241"/>
    <w:rsid w:val="00891127"/>
    <w:rsid w:val="0089214B"/>
    <w:rsid w:val="0089328B"/>
    <w:rsid w:val="00893467"/>
    <w:rsid w:val="00893637"/>
    <w:rsid w:val="008947FC"/>
    <w:rsid w:val="00895C1B"/>
    <w:rsid w:val="008966CA"/>
    <w:rsid w:val="00896810"/>
    <w:rsid w:val="008968A8"/>
    <w:rsid w:val="0089709E"/>
    <w:rsid w:val="00897ACD"/>
    <w:rsid w:val="008A0776"/>
    <w:rsid w:val="008A1B26"/>
    <w:rsid w:val="008A20E3"/>
    <w:rsid w:val="008A22FD"/>
    <w:rsid w:val="008A45F1"/>
    <w:rsid w:val="008A5073"/>
    <w:rsid w:val="008A53E5"/>
    <w:rsid w:val="008A567A"/>
    <w:rsid w:val="008A5A57"/>
    <w:rsid w:val="008A5C6B"/>
    <w:rsid w:val="008A605B"/>
    <w:rsid w:val="008A6808"/>
    <w:rsid w:val="008A6FA4"/>
    <w:rsid w:val="008A77D6"/>
    <w:rsid w:val="008B1E10"/>
    <w:rsid w:val="008B2091"/>
    <w:rsid w:val="008B3707"/>
    <w:rsid w:val="008B3A65"/>
    <w:rsid w:val="008B3ED2"/>
    <w:rsid w:val="008B4025"/>
    <w:rsid w:val="008B431F"/>
    <w:rsid w:val="008B484E"/>
    <w:rsid w:val="008B52AB"/>
    <w:rsid w:val="008B6502"/>
    <w:rsid w:val="008B6583"/>
    <w:rsid w:val="008B65B4"/>
    <w:rsid w:val="008B7CF7"/>
    <w:rsid w:val="008C04F5"/>
    <w:rsid w:val="008C05F1"/>
    <w:rsid w:val="008C1149"/>
    <w:rsid w:val="008C1381"/>
    <w:rsid w:val="008C1B5F"/>
    <w:rsid w:val="008C23B4"/>
    <w:rsid w:val="008C45CD"/>
    <w:rsid w:val="008C5004"/>
    <w:rsid w:val="008C5459"/>
    <w:rsid w:val="008C5D86"/>
    <w:rsid w:val="008C6F08"/>
    <w:rsid w:val="008C717E"/>
    <w:rsid w:val="008C7A29"/>
    <w:rsid w:val="008C7FDF"/>
    <w:rsid w:val="008D01E9"/>
    <w:rsid w:val="008D059A"/>
    <w:rsid w:val="008D1458"/>
    <w:rsid w:val="008D14BF"/>
    <w:rsid w:val="008D17E6"/>
    <w:rsid w:val="008D20CD"/>
    <w:rsid w:val="008D290A"/>
    <w:rsid w:val="008D466F"/>
    <w:rsid w:val="008D499A"/>
    <w:rsid w:val="008D57EF"/>
    <w:rsid w:val="008D635B"/>
    <w:rsid w:val="008D67FB"/>
    <w:rsid w:val="008D6CBB"/>
    <w:rsid w:val="008D6D6C"/>
    <w:rsid w:val="008D77F5"/>
    <w:rsid w:val="008D7C56"/>
    <w:rsid w:val="008E0905"/>
    <w:rsid w:val="008E116D"/>
    <w:rsid w:val="008E18B9"/>
    <w:rsid w:val="008E1E09"/>
    <w:rsid w:val="008E211E"/>
    <w:rsid w:val="008E268C"/>
    <w:rsid w:val="008E2AB2"/>
    <w:rsid w:val="008E30CC"/>
    <w:rsid w:val="008E32AB"/>
    <w:rsid w:val="008E44BE"/>
    <w:rsid w:val="008E4DF9"/>
    <w:rsid w:val="008E4E9D"/>
    <w:rsid w:val="008E5589"/>
    <w:rsid w:val="008E59C6"/>
    <w:rsid w:val="008E5A0D"/>
    <w:rsid w:val="008E64DC"/>
    <w:rsid w:val="008E6D95"/>
    <w:rsid w:val="008E75F1"/>
    <w:rsid w:val="008E7E83"/>
    <w:rsid w:val="008F0024"/>
    <w:rsid w:val="008F134B"/>
    <w:rsid w:val="008F2440"/>
    <w:rsid w:val="008F56F1"/>
    <w:rsid w:val="008F66BB"/>
    <w:rsid w:val="008F681D"/>
    <w:rsid w:val="008F694A"/>
    <w:rsid w:val="008F6B4E"/>
    <w:rsid w:val="008F6DF3"/>
    <w:rsid w:val="008F7DBE"/>
    <w:rsid w:val="008F7E0F"/>
    <w:rsid w:val="00900537"/>
    <w:rsid w:val="00900F6A"/>
    <w:rsid w:val="00904660"/>
    <w:rsid w:val="00904D18"/>
    <w:rsid w:val="00905440"/>
    <w:rsid w:val="00910438"/>
    <w:rsid w:val="00910AFA"/>
    <w:rsid w:val="00910D3E"/>
    <w:rsid w:val="00911287"/>
    <w:rsid w:val="00912A56"/>
    <w:rsid w:val="00912CA7"/>
    <w:rsid w:val="009130C8"/>
    <w:rsid w:val="009147BF"/>
    <w:rsid w:val="00914E68"/>
    <w:rsid w:val="00915A34"/>
    <w:rsid w:val="00916336"/>
    <w:rsid w:val="00916C69"/>
    <w:rsid w:val="00917311"/>
    <w:rsid w:val="00917327"/>
    <w:rsid w:val="00917BD2"/>
    <w:rsid w:val="009200F2"/>
    <w:rsid w:val="00920953"/>
    <w:rsid w:val="00920B73"/>
    <w:rsid w:val="00921583"/>
    <w:rsid w:val="009219B4"/>
    <w:rsid w:val="00921A52"/>
    <w:rsid w:val="009229E5"/>
    <w:rsid w:val="00923CC1"/>
    <w:rsid w:val="00925AB6"/>
    <w:rsid w:val="00925C09"/>
    <w:rsid w:val="00925C77"/>
    <w:rsid w:val="00925CA3"/>
    <w:rsid w:val="00926598"/>
    <w:rsid w:val="00926DEF"/>
    <w:rsid w:val="00930B35"/>
    <w:rsid w:val="00931581"/>
    <w:rsid w:val="00931F5B"/>
    <w:rsid w:val="0093300B"/>
    <w:rsid w:val="00933304"/>
    <w:rsid w:val="00933987"/>
    <w:rsid w:val="00933AD1"/>
    <w:rsid w:val="00934442"/>
    <w:rsid w:val="00934F62"/>
    <w:rsid w:val="00935158"/>
    <w:rsid w:val="009359D2"/>
    <w:rsid w:val="00935C5D"/>
    <w:rsid w:val="00935E22"/>
    <w:rsid w:val="00935E4A"/>
    <w:rsid w:val="00936015"/>
    <w:rsid w:val="00936198"/>
    <w:rsid w:val="00936CD4"/>
    <w:rsid w:val="0094075B"/>
    <w:rsid w:val="00940A39"/>
    <w:rsid w:val="00941595"/>
    <w:rsid w:val="00941827"/>
    <w:rsid w:val="00941F83"/>
    <w:rsid w:val="009440D5"/>
    <w:rsid w:val="0094412F"/>
    <w:rsid w:val="00944A86"/>
    <w:rsid w:val="00944DD2"/>
    <w:rsid w:val="009452C2"/>
    <w:rsid w:val="0094535E"/>
    <w:rsid w:val="0094560F"/>
    <w:rsid w:val="009456FA"/>
    <w:rsid w:val="00945E0A"/>
    <w:rsid w:val="00945F60"/>
    <w:rsid w:val="009467E8"/>
    <w:rsid w:val="00947600"/>
    <w:rsid w:val="0094788E"/>
    <w:rsid w:val="00947EE0"/>
    <w:rsid w:val="00950822"/>
    <w:rsid w:val="00951219"/>
    <w:rsid w:val="00951C84"/>
    <w:rsid w:val="00951D8D"/>
    <w:rsid w:val="00952424"/>
    <w:rsid w:val="00952558"/>
    <w:rsid w:val="00952A59"/>
    <w:rsid w:val="00954E89"/>
    <w:rsid w:val="00954F28"/>
    <w:rsid w:val="00955E40"/>
    <w:rsid w:val="00955EC4"/>
    <w:rsid w:val="00957136"/>
    <w:rsid w:val="00957856"/>
    <w:rsid w:val="00957DD8"/>
    <w:rsid w:val="0096198A"/>
    <w:rsid w:val="00961C23"/>
    <w:rsid w:val="00962023"/>
    <w:rsid w:val="00962993"/>
    <w:rsid w:val="00962AC0"/>
    <w:rsid w:val="009630CD"/>
    <w:rsid w:val="009635CF"/>
    <w:rsid w:val="0096402C"/>
    <w:rsid w:val="00964294"/>
    <w:rsid w:val="00964731"/>
    <w:rsid w:val="00964FF3"/>
    <w:rsid w:val="009652BE"/>
    <w:rsid w:val="00965457"/>
    <w:rsid w:val="009654D1"/>
    <w:rsid w:val="00965A9D"/>
    <w:rsid w:val="00966D3D"/>
    <w:rsid w:val="00967AA1"/>
    <w:rsid w:val="009701BD"/>
    <w:rsid w:val="00970892"/>
    <w:rsid w:val="00970986"/>
    <w:rsid w:val="0097099D"/>
    <w:rsid w:val="0097143E"/>
    <w:rsid w:val="009718EC"/>
    <w:rsid w:val="0097474D"/>
    <w:rsid w:val="009756A7"/>
    <w:rsid w:val="00975DE7"/>
    <w:rsid w:val="00976961"/>
    <w:rsid w:val="009770BB"/>
    <w:rsid w:val="00977332"/>
    <w:rsid w:val="00977394"/>
    <w:rsid w:val="0097785C"/>
    <w:rsid w:val="009779A8"/>
    <w:rsid w:val="00981089"/>
    <w:rsid w:val="009826CE"/>
    <w:rsid w:val="009829E7"/>
    <w:rsid w:val="00983C82"/>
    <w:rsid w:val="00983CDA"/>
    <w:rsid w:val="0098571A"/>
    <w:rsid w:val="00985773"/>
    <w:rsid w:val="009857B0"/>
    <w:rsid w:val="00985A9C"/>
    <w:rsid w:val="00985FCF"/>
    <w:rsid w:val="00987310"/>
    <w:rsid w:val="00987570"/>
    <w:rsid w:val="0098792B"/>
    <w:rsid w:val="00987F99"/>
    <w:rsid w:val="00991434"/>
    <w:rsid w:val="00991B9A"/>
    <w:rsid w:val="00991D7D"/>
    <w:rsid w:val="00992318"/>
    <w:rsid w:val="00992855"/>
    <w:rsid w:val="00993865"/>
    <w:rsid w:val="009945E8"/>
    <w:rsid w:val="009947C5"/>
    <w:rsid w:val="00994E67"/>
    <w:rsid w:val="0099579F"/>
    <w:rsid w:val="009957EF"/>
    <w:rsid w:val="00995818"/>
    <w:rsid w:val="00995DFE"/>
    <w:rsid w:val="00996026"/>
    <w:rsid w:val="0099713D"/>
    <w:rsid w:val="00997F12"/>
    <w:rsid w:val="009A05A9"/>
    <w:rsid w:val="009A187D"/>
    <w:rsid w:val="009A4E4C"/>
    <w:rsid w:val="009A4F2E"/>
    <w:rsid w:val="009A5506"/>
    <w:rsid w:val="009A5D1C"/>
    <w:rsid w:val="009A68E7"/>
    <w:rsid w:val="009A6926"/>
    <w:rsid w:val="009A6DCB"/>
    <w:rsid w:val="009A77D4"/>
    <w:rsid w:val="009A7BEB"/>
    <w:rsid w:val="009B0E6D"/>
    <w:rsid w:val="009B124A"/>
    <w:rsid w:val="009B1E27"/>
    <w:rsid w:val="009B1FC7"/>
    <w:rsid w:val="009B271A"/>
    <w:rsid w:val="009B3556"/>
    <w:rsid w:val="009B49D4"/>
    <w:rsid w:val="009B67B2"/>
    <w:rsid w:val="009B6954"/>
    <w:rsid w:val="009B6BCE"/>
    <w:rsid w:val="009B6C2A"/>
    <w:rsid w:val="009B6EB0"/>
    <w:rsid w:val="009B70A5"/>
    <w:rsid w:val="009B73DD"/>
    <w:rsid w:val="009C16AE"/>
    <w:rsid w:val="009C1898"/>
    <w:rsid w:val="009C1BB7"/>
    <w:rsid w:val="009C2D60"/>
    <w:rsid w:val="009C45EA"/>
    <w:rsid w:val="009C4C17"/>
    <w:rsid w:val="009C51D3"/>
    <w:rsid w:val="009C60AA"/>
    <w:rsid w:val="009C6110"/>
    <w:rsid w:val="009C6BEE"/>
    <w:rsid w:val="009C71DA"/>
    <w:rsid w:val="009D0FA1"/>
    <w:rsid w:val="009D2D7C"/>
    <w:rsid w:val="009D334A"/>
    <w:rsid w:val="009D38FD"/>
    <w:rsid w:val="009D4C50"/>
    <w:rsid w:val="009D5626"/>
    <w:rsid w:val="009D568B"/>
    <w:rsid w:val="009D5DF1"/>
    <w:rsid w:val="009D63FA"/>
    <w:rsid w:val="009D6EDB"/>
    <w:rsid w:val="009D702A"/>
    <w:rsid w:val="009D720C"/>
    <w:rsid w:val="009D77A7"/>
    <w:rsid w:val="009E04C4"/>
    <w:rsid w:val="009E07AB"/>
    <w:rsid w:val="009E0B59"/>
    <w:rsid w:val="009E1816"/>
    <w:rsid w:val="009E1A08"/>
    <w:rsid w:val="009E1A4E"/>
    <w:rsid w:val="009E1B47"/>
    <w:rsid w:val="009E1EFF"/>
    <w:rsid w:val="009E3B8B"/>
    <w:rsid w:val="009E4F11"/>
    <w:rsid w:val="009E55BB"/>
    <w:rsid w:val="009E68FC"/>
    <w:rsid w:val="009E6DEC"/>
    <w:rsid w:val="009E70D3"/>
    <w:rsid w:val="009F0D62"/>
    <w:rsid w:val="009F1CD2"/>
    <w:rsid w:val="009F242A"/>
    <w:rsid w:val="009F2C11"/>
    <w:rsid w:val="009F351B"/>
    <w:rsid w:val="009F3749"/>
    <w:rsid w:val="009F4837"/>
    <w:rsid w:val="009F4DAD"/>
    <w:rsid w:val="009F529B"/>
    <w:rsid w:val="009F54BB"/>
    <w:rsid w:val="009F59CE"/>
    <w:rsid w:val="009F665D"/>
    <w:rsid w:val="009F6E1F"/>
    <w:rsid w:val="009F7062"/>
    <w:rsid w:val="009F7E81"/>
    <w:rsid w:val="00A0125C"/>
    <w:rsid w:val="00A02B66"/>
    <w:rsid w:val="00A02CA4"/>
    <w:rsid w:val="00A02F2C"/>
    <w:rsid w:val="00A0335F"/>
    <w:rsid w:val="00A03898"/>
    <w:rsid w:val="00A03903"/>
    <w:rsid w:val="00A039C5"/>
    <w:rsid w:val="00A03AB3"/>
    <w:rsid w:val="00A03C5B"/>
    <w:rsid w:val="00A05DD9"/>
    <w:rsid w:val="00A0654D"/>
    <w:rsid w:val="00A06B3B"/>
    <w:rsid w:val="00A06F41"/>
    <w:rsid w:val="00A1042B"/>
    <w:rsid w:val="00A10DD6"/>
    <w:rsid w:val="00A10F10"/>
    <w:rsid w:val="00A11DB6"/>
    <w:rsid w:val="00A12827"/>
    <w:rsid w:val="00A12DF8"/>
    <w:rsid w:val="00A13387"/>
    <w:rsid w:val="00A13566"/>
    <w:rsid w:val="00A139D1"/>
    <w:rsid w:val="00A14A8A"/>
    <w:rsid w:val="00A1526E"/>
    <w:rsid w:val="00A16BD6"/>
    <w:rsid w:val="00A170C7"/>
    <w:rsid w:val="00A17908"/>
    <w:rsid w:val="00A20F7A"/>
    <w:rsid w:val="00A21D27"/>
    <w:rsid w:val="00A21F05"/>
    <w:rsid w:val="00A21F42"/>
    <w:rsid w:val="00A22D47"/>
    <w:rsid w:val="00A23059"/>
    <w:rsid w:val="00A235FF"/>
    <w:rsid w:val="00A2419A"/>
    <w:rsid w:val="00A24C47"/>
    <w:rsid w:val="00A24E92"/>
    <w:rsid w:val="00A2548F"/>
    <w:rsid w:val="00A2632F"/>
    <w:rsid w:val="00A275C0"/>
    <w:rsid w:val="00A305DA"/>
    <w:rsid w:val="00A32C79"/>
    <w:rsid w:val="00A337A1"/>
    <w:rsid w:val="00A3399A"/>
    <w:rsid w:val="00A342A8"/>
    <w:rsid w:val="00A34BC9"/>
    <w:rsid w:val="00A35E5A"/>
    <w:rsid w:val="00A3628B"/>
    <w:rsid w:val="00A3708D"/>
    <w:rsid w:val="00A37156"/>
    <w:rsid w:val="00A40050"/>
    <w:rsid w:val="00A4034F"/>
    <w:rsid w:val="00A40ACA"/>
    <w:rsid w:val="00A41314"/>
    <w:rsid w:val="00A4189A"/>
    <w:rsid w:val="00A41B3F"/>
    <w:rsid w:val="00A41CA1"/>
    <w:rsid w:val="00A41F69"/>
    <w:rsid w:val="00A431EB"/>
    <w:rsid w:val="00A43FAF"/>
    <w:rsid w:val="00A443E4"/>
    <w:rsid w:val="00A448B1"/>
    <w:rsid w:val="00A45160"/>
    <w:rsid w:val="00A45BFD"/>
    <w:rsid w:val="00A45F7A"/>
    <w:rsid w:val="00A46C18"/>
    <w:rsid w:val="00A47BB9"/>
    <w:rsid w:val="00A505EC"/>
    <w:rsid w:val="00A5067B"/>
    <w:rsid w:val="00A508BD"/>
    <w:rsid w:val="00A51E15"/>
    <w:rsid w:val="00A51FAC"/>
    <w:rsid w:val="00A520BB"/>
    <w:rsid w:val="00A523C0"/>
    <w:rsid w:val="00A52A6C"/>
    <w:rsid w:val="00A53A50"/>
    <w:rsid w:val="00A5422C"/>
    <w:rsid w:val="00A5551A"/>
    <w:rsid w:val="00A559E0"/>
    <w:rsid w:val="00A56E64"/>
    <w:rsid w:val="00A57732"/>
    <w:rsid w:val="00A57E2E"/>
    <w:rsid w:val="00A60B21"/>
    <w:rsid w:val="00A60C28"/>
    <w:rsid w:val="00A613A3"/>
    <w:rsid w:val="00A62334"/>
    <w:rsid w:val="00A632F6"/>
    <w:rsid w:val="00A643A8"/>
    <w:rsid w:val="00A64FC7"/>
    <w:rsid w:val="00A65460"/>
    <w:rsid w:val="00A6586D"/>
    <w:rsid w:val="00A65A64"/>
    <w:rsid w:val="00A66488"/>
    <w:rsid w:val="00A665E4"/>
    <w:rsid w:val="00A67226"/>
    <w:rsid w:val="00A675B1"/>
    <w:rsid w:val="00A67B08"/>
    <w:rsid w:val="00A67FEF"/>
    <w:rsid w:val="00A71040"/>
    <w:rsid w:val="00A716AD"/>
    <w:rsid w:val="00A724E8"/>
    <w:rsid w:val="00A72897"/>
    <w:rsid w:val="00A72B7F"/>
    <w:rsid w:val="00A73143"/>
    <w:rsid w:val="00A73154"/>
    <w:rsid w:val="00A735A6"/>
    <w:rsid w:val="00A73813"/>
    <w:rsid w:val="00A74144"/>
    <w:rsid w:val="00A74CE1"/>
    <w:rsid w:val="00A74D42"/>
    <w:rsid w:val="00A750BB"/>
    <w:rsid w:val="00A75E67"/>
    <w:rsid w:val="00A76EE7"/>
    <w:rsid w:val="00A804AC"/>
    <w:rsid w:val="00A804E9"/>
    <w:rsid w:val="00A81608"/>
    <w:rsid w:val="00A818F6"/>
    <w:rsid w:val="00A819B9"/>
    <w:rsid w:val="00A81A28"/>
    <w:rsid w:val="00A81FBC"/>
    <w:rsid w:val="00A8251C"/>
    <w:rsid w:val="00A8299A"/>
    <w:rsid w:val="00A82E8B"/>
    <w:rsid w:val="00A834DF"/>
    <w:rsid w:val="00A8376E"/>
    <w:rsid w:val="00A839E4"/>
    <w:rsid w:val="00A83A2B"/>
    <w:rsid w:val="00A83A66"/>
    <w:rsid w:val="00A83CD8"/>
    <w:rsid w:val="00A83E65"/>
    <w:rsid w:val="00A842D5"/>
    <w:rsid w:val="00A85877"/>
    <w:rsid w:val="00A86FAD"/>
    <w:rsid w:val="00A879A2"/>
    <w:rsid w:val="00A918BA"/>
    <w:rsid w:val="00A91E6A"/>
    <w:rsid w:val="00A92638"/>
    <w:rsid w:val="00A93FA6"/>
    <w:rsid w:val="00A94491"/>
    <w:rsid w:val="00A950F2"/>
    <w:rsid w:val="00A957EE"/>
    <w:rsid w:val="00A95810"/>
    <w:rsid w:val="00A95AC4"/>
    <w:rsid w:val="00A95B0B"/>
    <w:rsid w:val="00A9626B"/>
    <w:rsid w:val="00A96D9F"/>
    <w:rsid w:val="00A972C7"/>
    <w:rsid w:val="00A97558"/>
    <w:rsid w:val="00AA0865"/>
    <w:rsid w:val="00AA0FD5"/>
    <w:rsid w:val="00AA1813"/>
    <w:rsid w:val="00AA198E"/>
    <w:rsid w:val="00AA1D34"/>
    <w:rsid w:val="00AA20D3"/>
    <w:rsid w:val="00AA21ED"/>
    <w:rsid w:val="00AA3B4A"/>
    <w:rsid w:val="00AA6DDD"/>
    <w:rsid w:val="00AA7E8D"/>
    <w:rsid w:val="00AB0687"/>
    <w:rsid w:val="00AB0690"/>
    <w:rsid w:val="00AB18A6"/>
    <w:rsid w:val="00AB1BEE"/>
    <w:rsid w:val="00AB1E93"/>
    <w:rsid w:val="00AB2093"/>
    <w:rsid w:val="00AB355F"/>
    <w:rsid w:val="00AB3DA3"/>
    <w:rsid w:val="00AB4127"/>
    <w:rsid w:val="00AB41A7"/>
    <w:rsid w:val="00AB42E5"/>
    <w:rsid w:val="00AB4721"/>
    <w:rsid w:val="00AB638A"/>
    <w:rsid w:val="00AB71A5"/>
    <w:rsid w:val="00AB7C1D"/>
    <w:rsid w:val="00AC02EF"/>
    <w:rsid w:val="00AC09C4"/>
    <w:rsid w:val="00AC0F54"/>
    <w:rsid w:val="00AC0FE9"/>
    <w:rsid w:val="00AC18A7"/>
    <w:rsid w:val="00AC1C56"/>
    <w:rsid w:val="00AC23AD"/>
    <w:rsid w:val="00AC32EF"/>
    <w:rsid w:val="00AC34AD"/>
    <w:rsid w:val="00AC3B12"/>
    <w:rsid w:val="00AC43DC"/>
    <w:rsid w:val="00AC4C70"/>
    <w:rsid w:val="00AC5191"/>
    <w:rsid w:val="00AC5954"/>
    <w:rsid w:val="00AC5D1E"/>
    <w:rsid w:val="00AC5D7A"/>
    <w:rsid w:val="00AC618D"/>
    <w:rsid w:val="00AC6940"/>
    <w:rsid w:val="00AC6D91"/>
    <w:rsid w:val="00AC6DE5"/>
    <w:rsid w:val="00AC73C9"/>
    <w:rsid w:val="00AC74CD"/>
    <w:rsid w:val="00AC7F4A"/>
    <w:rsid w:val="00AD3B34"/>
    <w:rsid w:val="00AD3E1D"/>
    <w:rsid w:val="00AD4E9F"/>
    <w:rsid w:val="00AD5525"/>
    <w:rsid w:val="00AD55A9"/>
    <w:rsid w:val="00AD6640"/>
    <w:rsid w:val="00AD69EE"/>
    <w:rsid w:val="00AD6BBA"/>
    <w:rsid w:val="00AD7132"/>
    <w:rsid w:val="00AD7A71"/>
    <w:rsid w:val="00AE03CF"/>
    <w:rsid w:val="00AE106E"/>
    <w:rsid w:val="00AE11A6"/>
    <w:rsid w:val="00AE11F8"/>
    <w:rsid w:val="00AE1491"/>
    <w:rsid w:val="00AE207D"/>
    <w:rsid w:val="00AE2113"/>
    <w:rsid w:val="00AE2377"/>
    <w:rsid w:val="00AE29A8"/>
    <w:rsid w:val="00AE2DDF"/>
    <w:rsid w:val="00AE3966"/>
    <w:rsid w:val="00AE3C9D"/>
    <w:rsid w:val="00AE50DF"/>
    <w:rsid w:val="00AE5AA6"/>
    <w:rsid w:val="00AE5EBC"/>
    <w:rsid w:val="00AF056E"/>
    <w:rsid w:val="00AF0819"/>
    <w:rsid w:val="00AF0EE3"/>
    <w:rsid w:val="00AF1AB6"/>
    <w:rsid w:val="00AF1BD0"/>
    <w:rsid w:val="00AF2D13"/>
    <w:rsid w:val="00AF2F7E"/>
    <w:rsid w:val="00AF4476"/>
    <w:rsid w:val="00AF527D"/>
    <w:rsid w:val="00AF5755"/>
    <w:rsid w:val="00AF5757"/>
    <w:rsid w:val="00AF5870"/>
    <w:rsid w:val="00AF5CDA"/>
    <w:rsid w:val="00AF6088"/>
    <w:rsid w:val="00AF69EC"/>
    <w:rsid w:val="00AF6DEA"/>
    <w:rsid w:val="00B001CE"/>
    <w:rsid w:val="00B00289"/>
    <w:rsid w:val="00B02190"/>
    <w:rsid w:val="00B028DD"/>
    <w:rsid w:val="00B0361D"/>
    <w:rsid w:val="00B04114"/>
    <w:rsid w:val="00B04AAE"/>
    <w:rsid w:val="00B04BEE"/>
    <w:rsid w:val="00B04D8F"/>
    <w:rsid w:val="00B04F8A"/>
    <w:rsid w:val="00B050D0"/>
    <w:rsid w:val="00B05780"/>
    <w:rsid w:val="00B05AF6"/>
    <w:rsid w:val="00B065DD"/>
    <w:rsid w:val="00B072C9"/>
    <w:rsid w:val="00B11165"/>
    <w:rsid w:val="00B121BE"/>
    <w:rsid w:val="00B124DB"/>
    <w:rsid w:val="00B12F29"/>
    <w:rsid w:val="00B13628"/>
    <w:rsid w:val="00B137F2"/>
    <w:rsid w:val="00B14D68"/>
    <w:rsid w:val="00B157B7"/>
    <w:rsid w:val="00B16127"/>
    <w:rsid w:val="00B16216"/>
    <w:rsid w:val="00B201D3"/>
    <w:rsid w:val="00B21223"/>
    <w:rsid w:val="00B2150A"/>
    <w:rsid w:val="00B21634"/>
    <w:rsid w:val="00B21AA5"/>
    <w:rsid w:val="00B21AAC"/>
    <w:rsid w:val="00B21AC5"/>
    <w:rsid w:val="00B232EA"/>
    <w:rsid w:val="00B2331C"/>
    <w:rsid w:val="00B239A4"/>
    <w:rsid w:val="00B23BE3"/>
    <w:rsid w:val="00B25136"/>
    <w:rsid w:val="00B2551E"/>
    <w:rsid w:val="00B25DB5"/>
    <w:rsid w:val="00B25F30"/>
    <w:rsid w:val="00B26F75"/>
    <w:rsid w:val="00B2773C"/>
    <w:rsid w:val="00B304B4"/>
    <w:rsid w:val="00B304FF"/>
    <w:rsid w:val="00B305DC"/>
    <w:rsid w:val="00B30A75"/>
    <w:rsid w:val="00B3136C"/>
    <w:rsid w:val="00B3189C"/>
    <w:rsid w:val="00B31AE1"/>
    <w:rsid w:val="00B32324"/>
    <w:rsid w:val="00B3268F"/>
    <w:rsid w:val="00B327F5"/>
    <w:rsid w:val="00B33F50"/>
    <w:rsid w:val="00B34DD9"/>
    <w:rsid w:val="00B35113"/>
    <w:rsid w:val="00B358C5"/>
    <w:rsid w:val="00B35FCA"/>
    <w:rsid w:val="00B36D16"/>
    <w:rsid w:val="00B377F5"/>
    <w:rsid w:val="00B40118"/>
    <w:rsid w:val="00B40361"/>
    <w:rsid w:val="00B40806"/>
    <w:rsid w:val="00B419AE"/>
    <w:rsid w:val="00B419C1"/>
    <w:rsid w:val="00B41F57"/>
    <w:rsid w:val="00B42582"/>
    <w:rsid w:val="00B42629"/>
    <w:rsid w:val="00B42A87"/>
    <w:rsid w:val="00B42DB9"/>
    <w:rsid w:val="00B43746"/>
    <w:rsid w:val="00B44D0D"/>
    <w:rsid w:val="00B44D59"/>
    <w:rsid w:val="00B44EA8"/>
    <w:rsid w:val="00B45589"/>
    <w:rsid w:val="00B458A9"/>
    <w:rsid w:val="00B47266"/>
    <w:rsid w:val="00B47A82"/>
    <w:rsid w:val="00B47EE5"/>
    <w:rsid w:val="00B50993"/>
    <w:rsid w:val="00B510CA"/>
    <w:rsid w:val="00B512B0"/>
    <w:rsid w:val="00B516EA"/>
    <w:rsid w:val="00B51895"/>
    <w:rsid w:val="00B52338"/>
    <w:rsid w:val="00B523DD"/>
    <w:rsid w:val="00B5298C"/>
    <w:rsid w:val="00B52D9B"/>
    <w:rsid w:val="00B5302E"/>
    <w:rsid w:val="00B5345D"/>
    <w:rsid w:val="00B53551"/>
    <w:rsid w:val="00B53D0B"/>
    <w:rsid w:val="00B541F9"/>
    <w:rsid w:val="00B54AB5"/>
    <w:rsid w:val="00B54B72"/>
    <w:rsid w:val="00B54E75"/>
    <w:rsid w:val="00B56868"/>
    <w:rsid w:val="00B56BDD"/>
    <w:rsid w:val="00B56D1C"/>
    <w:rsid w:val="00B57DBD"/>
    <w:rsid w:val="00B609DB"/>
    <w:rsid w:val="00B60B86"/>
    <w:rsid w:val="00B6103F"/>
    <w:rsid w:val="00B61211"/>
    <w:rsid w:val="00B62C04"/>
    <w:rsid w:val="00B62D4A"/>
    <w:rsid w:val="00B6391A"/>
    <w:rsid w:val="00B63DF5"/>
    <w:rsid w:val="00B63E0A"/>
    <w:rsid w:val="00B6419B"/>
    <w:rsid w:val="00B64450"/>
    <w:rsid w:val="00B6450D"/>
    <w:rsid w:val="00B64C34"/>
    <w:rsid w:val="00B64D39"/>
    <w:rsid w:val="00B650BB"/>
    <w:rsid w:val="00B6536A"/>
    <w:rsid w:val="00B6599A"/>
    <w:rsid w:val="00B66B79"/>
    <w:rsid w:val="00B66F34"/>
    <w:rsid w:val="00B6755B"/>
    <w:rsid w:val="00B675F4"/>
    <w:rsid w:val="00B6773F"/>
    <w:rsid w:val="00B6799B"/>
    <w:rsid w:val="00B67A36"/>
    <w:rsid w:val="00B705E9"/>
    <w:rsid w:val="00B7064A"/>
    <w:rsid w:val="00B70720"/>
    <w:rsid w:val="00B7118D"/>
    <w:rsid w:val="00B71788"/>
    <w:rsid w:val="00B717AA"/>
    <w:rsid w:val="00B71950"/>
    <w:rsid w:val="00B71D32"/>
    <w:rsid w:val="00B727DE"/>
    <w:rsid w:val="00B7334F"/>
    <w:rsid w:val="00B73ADB"/>
    <w:rsid w:val="00B73C1A"/>
    <w:rsid w:val="00B7447A"/>
    <w:rsid w:val="00B757A3"/>
    <w:rsid w:val="00B77F4E"/>
    <w:rsid w:val="00B77F5A"/>
    <w:rsid w:val="00B80A77"/>
    <w:rsid w:val="00B80DE5"/>
    <w:rsid w:val="00B80E8F"/>
    <w:rsid w:val="00B8200E"/>
    <w:rsid w:val="00B8328B"/>
    <w:rsid w:val="00B8405F"/>
    <w:rsid w:val="00B84437"/>
    <w:rsid w:val="00B84E69"/>
    <w:rsid w:val="00B84FE4"/>
    <w:rsid w:val="00B86DA5"/>
    <w:rsid w:val="00B874CD"/>
    <w:rsid w:val="00B878A8"/>
    <w:rsid w:val="00B87931"/>
    <w:rsid w:val="00B903B3"/>
    <w:rsid w:val="00B90A13"/>
    <w:rsid w:val="00B90B6A"/>
    <w:rsid w:val="00B90FC9"/>
    <w:rsid w:val="00B91181"/>
    <w:rsid w:val="00B912C6"/>
    <w:rsid w:val="00B920C4"/>
    <w:rsid w:val="00B93252"/>
    <w:rsid w:val="00B9479B"/>
    <w:rsid w:val="00B94C3E"/>
    <w:rsid w:val="00B94D3E"/>
    <w:rsid w:val="00B9532A"/>
    <w:rsid w:val="00B95C90"/>
    <w:rsid w:val="00B95E8E"/>
    <w:rsid w:val="00B95EEF"/>
    <w:rsid w:val="00B95FBD"/>
    <w:rsid w:val="00B97068"/>
    <w:rsid w:val="00B97216"/>
    <w:rsid w:val="00B9727F"/>
    <w:rsid w:val="00B973E1"/>
    <w:rsid w:val="00BA0157"/>
    <w:rsid w:val="00BA0B01"/>
    <w:rsid w:val="00BA16AC"/>
    <w:rsid w:val="00BA2343"/>
    <w:rsid w:val="00BA2450"/>
    <w:rsid w:val="00BA25B6"/>
    <w:rsid w:val="00BA3630"/>
    <w:rsid w:val="00BA3DDE"/>
    <w:rsid w:val="00BA3E92"/>
    <w:rsid w:val="00BA3F86"/>
    <w:rsid w:val="00BA40F0"/>
    <w:rsid w:val="00BA449B"/>
    <w:rsid w:val="00BA456E"/>
    <w:rsid w:val="00BA49D6"/>
    <w:rsid w:val="00BA5239"/>
    <w:rsid w:val="00BA6547"/>
    <w:rsid w:val="00BA6851"/>
    <w:rsid w:val="00BA695B"/>
    <w:rsid w:val="00BA7483"/>
    <w:rsid w:val="00BA76C9"/>
    <w:rsid w:val="00BB0536"/>
    <w:rsid w:val="00BB0E6C"/>
    <w:rsid w:val="00BB0FA2"/>
    <w:rsid w:val="00BB16E0"/>
    <w:rsid w:val="00BB2207"/>
    <w:rsid w:val="00BB2364"/>
    <w:rsid w:val="00BB37FC"/>
    <w:rsid w:val="00BB678B"/>
    <w:rsid w:val="00BB6815"/>
    <w:rsid w:val="00BB69BA"/>
    <w:rsid w:val="00BB7778"/>
    <w:rsid w:val="00BB7830"/>
    <w:rsid w:val="00BB7935"/>
    <w:rsid w:val="00BC0FE5"/>
    <w:rsid w:val="00BC1E39"/>
    <w:rsid w:val="00BC2C18"/>
    <w:rsid w:val="00BC31DD"/>
    <w:rsid w:val="00BC340E"/>
    <w:rsid w:val="00BC41CD"/>
    <w:rsid w:val="00BC499A"/>
    <w:rsid w:val="00BC4AB9"/>
    <w:rsid w:val="00BC50DC"/>
    <w:rsid w:val="00BC5460"/>
    <w:rsid w:val="00BC59EA"/>
    <w:rsid w:val="00BC5A93"/>
    <w:rsid w:val="00BC5F3E"/>
    <w:rsid w:val="00BC60B8"/>
    <w:rsid w:val="00BC6154"/>
    <w:rsid w:val="00BC641E"/>
    <w:rsid w:val="00BC6A64"/>
    <w:rsid w:val="00BC7484"/>
    <w:rsid w:val="00BD0704"/>
    <w:rsid w:val="00BD0C55"/>
    <w:rsid w:val="00BD2DD1"/>
    <w:rsid w:val="00BD3087"/>
    <w:rsid w:val="00BD3A1A"/>
    <w:rsid w:val="00BD41A9"/>
    <w:rsid w:val="00BD4B2F"/>
    <w:rsid w:val="00BD4CF5"/>
    <w:rsid w:val="00BD52E4"/>
    <w:rsid w:val="00BD5E42"/>
    <w:rsid w:val="00BD62E8"/>
    <w:rsid w:val="00BD6962"/>
    <w:rsid w:val="00BD6C0D"/>
    <w:rsid w:val="00BD7113"/>
    <w:rsid w:val="00BD7276"/>
    <w:rsid w:val="00BD76E5"/>
    <w:rsid w:val="00BD7990"/>
    <w:rsid w:val="00BE1473"/>
    <w:rsid w:val="00BE1709"/>
    <w:rsid w:val="00BE1D3E"/>
    <w:rsid w:val="00BE1D90"/>
    <w:rsid w:val="00BE27B8"/>
    <w:rsid w:val="00BE696D"/>
    <w:rsid w:val="00BE7285"/>
    <w:rsid w:val="00BF05EA"/>
    <w:rsid w:val="00BF065E"/>
    <w:rsid w:val="00BF21C0"/>
    <w:rsid w:val="00BF2B10"/>
    <w:rsid w:val="00BF32C9"/>
    <w:rsid w:val="00BF3890"/>
    <w:rsid w:val="00BF44B2"/>
    <w:rsid w:val="00BF6848"/>
    <w:rsid w:val="00BF69A6"/>
    <w:rsid w:val="00BF6C84"/>
    <w:rsid w:val="00BF6CB9"/>
    <w:rsid w:val="00BF6D4E"/>
    <w:rsid w:val="00BF7E0E"/>
    <w:rsid w:val="00C002E4"/>
    <w:rsid w:val="00C00645"/>
    <w:rsid w:val="00C0080C"/>
    <w:rsid w:val="00C0115D"/>
    <w:rsid w:val="00C01F0F"/>
    <w:rsid w:val="00C01FCE"/>
    <w:rsid w:val="00C03AD4"/>
    <w:rsid w:val="00C04EE1"/>
    <w:rsid w:val="00C04F50"/>
    <w:rsid w:val="00C05470"/>
    <w:rsid w:val="00C058DD"/>
    <w:rsid w:val="00C07230"/>
    <w:rsid w:val="00C07AE2"/>
    <w:rsid w:val="00C105EF"/>
    <w:rsid w:val="00C108EA"/>
    <w:rsid w:val="00C10DBD"/>
    <w:rsid w:val="00C11A26"/>
    <w:rsid w:val="00C11E18"/>
    <w:rsid w:val="00C12E5F"/>
    <w:rsid w:val="00C130BD"/>
    <w:rsid w:val="00C1441E"/>
    <w:rsid w:val="00C14548"/>
    <w:rsid w:val="00C15208"/>
    <w:rsid w:val="00C157DF"/>
    <w:rsid w:val="00C15C82"/>
    <w:rsid w:val="00C15D70"/>
    <w:rsid w:val="00C1667A"/>
    <w:rsid w:val="00C175C8"/>
    <w:rsid w:val="00C2034B"/>
    <w:rsid w:val="00C20487"/>
    <w:rsid w:val="00C20DEE"/>
    <w:rsid w:val="00C20E15"/>
    <w:rsid w:val="00C21085"/>
    <w:rsid w:val="00C21225"/>
    <w:rsid w:val="00C21E98"/>
    <w:rsid w:val="00C2256C"/>
    <w:rsid w:val="00C22AFB"/>
    <w:rsid w:val="00C22B0D"/>
    <w:rsid w:val="00C22BCE"/>
    <w:rsid w:val="00C22D2D"/>
    <w:rsid w:val="00C22F12"/>
    <w:rsid w:val="00C23C11"/>
    <w:rsid w:val="00C248B7"/>
    <w:rsid w:val="00C24B9A"/>
    <w:rsid w:val="00C24E60"/>
    <w:rsid w:val="00C24FE8"/>
    <w:rsid w:val="00C253D2"/>
    <w:rsid w:val="00C25DB9"/>
    <w:rsid w:val="00C2644F"/>
    <w:rsid w:val="00C271E9"/>
    <w:rsid w:val="00C2764A"/>
    <w:rsid w:val="00C309FC"/>
    <w:rsid w:val="00C32031"/>
    <w:rsid w:val="00C324B4"/>
    <w:rsid w:val="00C325FD"/>
    <w:rsid w:val="00C328C7"/>
    <w:rsid w:val="00C32ACB"/>
    <w:rsid w:val="00C333B0"/>
    <w:rsid w:val="00C3374D"/>
    <w:rsid w:val="00C34674"/>
    <w:rsid w:val="00C34948"/>
    <w:rsid w:val="00C34D41"/>
    <w:rsid w:val="00C350DC"/>
    <w:rsid w:val="00C3583A"/>
    <w:rsid w:val="00C35B89"/>
    <w:rsid w:val="00C36333"/>
    <w:rsid w:val="00C3688D"/>
    <w:rsid w:val="00C36B84"/>
    <w:rsid w:val="00C36C1A"/>
    <w:rsid w:val="00C37332"/>
    <w:rsid w:val="00C40021"/>
    <w:rsid w:val="00C408A0"/>
    <w:rsid w:val="00C41665"/>
    <w:rsid w:val="00C422B9"/>
    <w:rsid w:val="00C428B5"/>
    <w:rsid w:val="00C43767"/>
    <w:rsid w:val="00C43F60"/>
    <w:rsid w:val="00C44549"/>
    <w:rsid w:val="00C45435"/>
    <w:rsid w:val="00C47682"/>
    <w:rsid w:val="00C51452"/>
    <w:rsid w:val="00C519C0"/>
    <w:rsid w:val="00C51FC3"/>
    <w:rsid w:val="00C52269"/>
    <w:rsid w:val="00C527B5"/>
    <w:rsid w:val="00C52E31"/>
    <w:rsid w:val="00C53568"/>
    <w:rsid w:val="00C53A99"/>
    <w:rsid w:val="00C55716"/>
    <w:rsid w:val="00C559AF"/>
    <w:rsid w:val="00C568AD"/>
    <w:rsid w:val="00C56BF6"/>
    <w:rsid w:val="00C577DA"/>
    <w:rsid w:val="00C57A35"/>
    <w:rsid w:val="00C60726"/>
    <w:rsid w:val="00C60741"/>
    <w:rsid w:val="00C61169"/>
    <w:rsid w:val="00C611F8"/>
    <w:rsid w:val="00C61DEE"/>
    <w:rsid w:val="00C61FE8"/>
    <w:rsid w:val="00C6227C"/>
    <w:rsid w:val="00C626A0"/>
    <w:rsid w:val="00C62B55"/>
    <w:rsid w:val="00C62EAE"/>
    <w:rsid w:val="00C630FE"/>
    <w:rsid w:val="00C63C01"/>
    <w:rsid w:val="00C64686"/>
    <w:rsid w:val="00C6468C"/>
    <w:rsid w:val="00C649ED"/>
    <w:rsid w:val="00C6590B"/>
    <w:rsid w:val="00C660FD"/>
    <w:rsid w:val="00C661A6"/>
    <w:rsid w:val="00C66398"/>
    <w:rsid w:val="00C66B1E"/>
    <w:rsid w:val="00C6746F"/>
    <w:rsid w:val="00C6779F"/>
    <w:rsid w:val="00C67A4C"/>
    <w:rsid w:val="00C70A32"/>
    <w:rsid w:val="00C71064"/>
    <w:rsid w:val="00C72011"/>
    <w:rsid w:val="00C72512"/>
    <w:rsid w:val="00C741DB"/>
    <w:rsid w:val="00C751ED"/>
    <w:rsid w:val="00C757A3"/>
    <w:rsid w:val="00C757EC"/>
    <w:rsid w:val="00C75B4F"/>
    <w:rsid w:val="00C80B51"/>
    <w:rsid w:val="00C80F36"/>
    <w:rsid w:val="00C8199F"/>
    <w:rsid w:val="00C81CAB"/>
    <w:rsid w:val="00C81F4D"/>
    <w:rsid w:val="00C82417"/>
    <w:rsid w:val="00C82E35"/>
    <w:rsid w:val="00C83B02"/>
    <w:rsid w:val="00C85013"/>
    <w:rsid w:val="00C85985"/>
    <w:rsid w:val="00C85EEE"/>
    <w:rsid w:val="00C86EC5"/>
    <w:rsid w:val="00C86FF3"/>
    <w:rsid w:val="00C87B4A"/>
    <w:rsid w:val="00C91C03"/>
    <w:rsid w:val="00C91E6C"/>
    <w:rsid w:val="00C924EB"/>
    <w:rsid w:val="00C93634"/>
    <w:rsid w:val="00C93D06"/>
    <w:rsid w:val="00C93F06"/>
    <w:rsid w:val="00C94A30"/>
    <w:rsid w:val="00C94BAF"/>
    <w:rsid w:val="00C95520"/>
    <w:rsid w:val="00C95E01"/>
    <w:rsid w:val="00C9684F"/>
    <w:rsid w:val="00C96B87"/>
    <w:rsid w:val="00C972B8"/>
    <w:rsid w:val="00C97496"/>
    <w:rsid w:val="00C97B05"/>
    <w:rsid w:val="00C97CA7"/>
    <w:rsid w:val="00CA05F2"/>
    <w:rsid w:val="00CA0DAB"/>
    <w:rsid w:val="00CA1607"/>
    <w:rsid w:val="00CA1DF3"/>
    <w:rsid w:val="00CA252E"/>
    <w:rsid w:val="00CA32A5"/>
    <w:rsid w:val="00CA3DFF"/>
    <w:rsid w:val="00CA5183"/>
    <w:rsid w:val="00CA5AEC"/>
    <w:rsid w:val="00CA68BA"/>
    <w:rsid w:val="00CA72B1"/>
    <w:rsid w:val="00CA7CC2"/>
    <w:rsid w:val="00CB086D"/>
    <w:rsid w:val="00CB0AAE"/>
    <w:rsid w:val="00CB0ABE"/>
    <w:rsid w:val="00CB0DD4"/>
    <w:rsid w:val="00CB1BD4"/>
    <w:rsid w:val="00CB1EE6"/>
    <w:rsid w:val="00CB227A"/>
    <w:rsid w:val="00CB3458"/>
    <w:rsid w:val="00CB362E"/>
    <w:rsid w:val="00CB3C4A"/>
    <w:rsid w:val="00CB45E6"/>
    <w:rsid w:val="00CB4867"/>
    <w:rsid w:val="00CB5442"/>
    <w:rsid w:val="00CB5525"/>
    <w:rsid w:val="00CB59D1"/>
    <w:rsid w:val="00CB6E7F"/>
    <w:rsid w:val="00CB6F95"/>
    <w:rsid w:val="00CB723A"/>
    <w:rsid w:val="00CB7CD5"/>
    <w:rsid w:val="00CC06E4"/>
    <w:rsid w:val="00CC06E8"/>
    <w:rsid w:val="00CC0A6B"/>
    <w:rsid w:val="00CC0DEF"/>
    <w:rsid w:val="00CC13B7"/>
    <w:rsid w:val="00CC1CC0"/>
    <w:rsid w:val="00CC2982"/>
    <w:rsid w:val="00CC29C4"/>
    <w:rsid w:val="00CC3583"/>
    <w:rsid w:val="00CC61F1"/>
    <w:rsid w:val="00CC7279"/>
    <w:rsid w:val="00CC7348"/>
    <w:rsid w:val="00CC76A4"/>
    <w:rsid w:val="00CC7C05"/>
    <w:rsid w:val="00CC7C2F"/>
    <w:rsid w:val="00CD035A"/>
    <w:rsid w:val="00CD158A"/>
    <w:rsid w:val="00CD1FEB"/>
    <w:rsid w:val="00CD2553"/>
    <w:rsid w:val="00CD31FF"/>
    <w:rsid w:val="00CD3774"/>
    <w:rsid w:val="00CD45D0"/>
    <w:rsid w:val="00CD633B"/>
    <w:rsid w:val="00CD6E8F"/>
    <w:rsid w:val="00CD6F1B"/>
    <w:rsid w:val="00CD72B4"/>
    <w:rsid w:val="00CE00B8"/>
    <w:rsid w:val="00CE0EC0"/>
    <w:rsid w:val="00CE14DC"/>
    <w:rsid w:val="00CE2038"/>
    <w:rsid w:val="00CE2254"/>
    <w:rsid w:val="00CE302E"/>
    <w:rsid w:val="00CE3263"/>
    <w:rsid w:val="00CE34A2"/>
    <w:rsid w:val="00CE3749"/>
    <w:rsid w:val="00CE3A64"/>
    <w:rsid w:val="00CE3CFB"/>
    <w:rsid w:val="00CE3F2D"/>
    <w:rsid w:val="00CE451B"/>
    <w:rsid w:val="00CE4686"/>
    <w:rsid w:val="00CE5F6F"/>
    <w:rsid w:val="00CE6EE6"/>
    <w:rsid w:val="00CF0245"/>
    <w:rsid w:val="00CF08C8"/>
    <w:rsid w:val="00CF1F85"/>
    <w:rsid w:val="00CF2356"/>
    <w:rsid w:val="00CF3507"/>
    <w:rsid w:val="00CF4C35"/>
    <w:rsid w:val="00CF6778"/>
    <w:rsid w:val="00CF6900"/>
    <w:rsid w:val="00CF6F59"/>
    <w:rsid w:val="00D00EEA"/>
    <w:rsid w:val="00D00F4C"/>
    <w:rsid w:val="00D011CF"/>
    <w:rsid w:val="00D01F24"/>
    <w:rsid w:val="00D0275B"/>
    <w:rsid w:val="00D028EF"/>
    <w:rsid w:val="00D02B7B"/>
    <w:rsid w:val="00D02C2F"/>
    <w:rsid w:val="00D0365A"/>
    <w:rsid w:val="00D049B6"/>
    <w:rsid w:val="00D04BAA"/>
    <w:rsid w:val="00D0590B"/>
    <w:rsid w:val="00D06107"/>
    <w:rsid w:val="00D06B78"/>
    <w:rsid w:val="00D07503"/>
    <w:rsid w:val="00D1206C"/>
    <w:rsid w:val="00D139FB"/>
    <w:rsid w:val="00D141B9"/>
    <w:rsid w:val="00D141F4"/>
    <w:rsid w:val="00D14298"/>
    <w:rsid w:val="00D1624E"/>
    <w:rsid w:val="00D200DF"/>
    <w:rsid w:val="00D2021B"/>
    <w:rsid w:val="00D213C5"/>
    <w:rsid w:val="00D218E7"/>
    <w:rsid w:val="00D22BFB"/>
    <w:rsid w:val="00D23F34"/>
    <w:rsid w:val="00D23FE7"/>
    <w:rsid w:val="00D243F2"/>
    <w:rsid w:val="00D25D41"/>
    <w:rsid w:val="00D2711B"/>
    <w:rsid w:val="00D3024A"/>
    <w:rsid w:val="00D302D8"/>
    <w:rsid w:val="00D31EE8"/>
    <w:rsid w:val="00D31F4B"/>
    <w:rsid w:val="00D3266A"/>
    <w:rsid w:val="00D332DF"/>
    <w:rsid w:val="00D3392C"/>
    <w:rsid w:val="00D3411B"/>
    <w:rsid w:val="00D34306"/>
    <w:rsid w:val="00D3445C"/>
    <w:rsid w:val="00D344AA"/>
    <w:rsid w:val="00D34979"/>
    <w:rsid w:val="00D34CC2"/>
    <w:rsid w:val="00D35089"/>
    <w:rsid w:val="00D35707"/>
    <w:rsid w:val="00D35E5A"/>
    <w:rsid w:val="00D3610C"/>
    <w:rsid w:val="00D36F85"/>
    <w:rsid w:val="00D37C20"/>
    <w:rsid w:val="00D403E3"/>
    <w:rsid w:val="00D40929"/>
    <w:rsid w:val="00D4093D"/>
    <w:rsid w:val="00D41923"/>
    <w:rsid w:val="00D4253C"/>
    <w:rsid w:val="00D4298A"/>
    <w:rsid w:val="00D42F34"/>
    <w:rsid w:val="00D4340D"/>
    <w:rsid w:val="00D44353"/>
    <w:rsid w:val="00D4573F"/>
    <w:rsid w:val="00D45F53"/>
    <w:rsid w:val="00D462D6"/>
    <w:rsid w:val="00D5208A"/>
    <w:rsid w:val="00D52098"/>
    <w:rsid w:val="00D535F7"/>
    <w:rsid w:val="00D54499"/>
    <w:rsid w:val="00D553C1"/>
    <w:rsid w:val="00D55585"/>
    <w:rsid w:val="00D55837"/>
    <w:rsid w:val="00D559BF"/>
    <w:rsid w:val="00D55FA3"/>
    <w:rsid w:val="00D570BC"/>
    <w:rsid w:val="00D60457"/>
    <w:rsid w:val="00D60EAC"/>
    <w:rsid w:val="00D60F7D"/>
    <w:rsid w:val="00D614DE"/>
    <w:rsid w:val="00D62612"/>
    <w:rsid w:val="00D629B7"/>
    <w:rsid w:val="00D6305C"/>
    <w:rsid w:val="00D634EA"/>
    <w:rsid w:val="00D64E66"/>
    <w:rsid w:val="00D661D3"/>
    <w:rsid w:val="00D66B2F"/>
    <w:rsid w:val="00D6793D"/>
    <w:rsid w:val="00D67D7E"/>
    <w:rsid w:val="00D7041E"/>
    <w:rsid w:val="00D70F1E"/>
    <w:rsid w:val="00D747B3"/>
    <w:rsid w:val="00D747C5"/>
    <w:rsid w:val="00D74E97"/>
    <w:rsid w:val="00D74F96"/>
    <w:rsid w:val="00D7566A"/>
    <w:rsid w:val="00D758EF"/>
    <w:rsid w:val="00D76145"/>
    <w:rsid w:val="00D7739C"/>
    <w:rsid w:val="00D77B5D"/>
    <w:rsid w:val="00D817AD"/>
    <w:rsid w:val="00D8222C"/>
    <w:rsid w:val="00D824B6"/>
    <w:rsid w:val="00D83C78"/>
    <w:rsid w:val="00D840A9"/>
    <w:rsid w:val="00D843EB"/>
    <w:rsid w:val="00D8448C"/>
    <w:rsid w:val="00D85AE3"/>
    <w:rsid w:val="00D8641E"/>
    <w:rsid w:val="00D86AE5"/>
    <w:rsid w:val="00D87268"/>
    <w:rsid w:val="00D90A19"/>
    <w:rsid w:val="00D90DEF"/>
    <w:rsid w:val="00D914F8"/>
    <w:rsid w:val="00D915F1"/>
    <w:rsid w:val="00D9240C"/>
    <w:rsid w:val="00D925AD"/>
    <w:rsid w:val="00D92866"/>
    <w:rsid w:val="00D92A5E"/>
    <w:rsid w:val="00D936EA"/>
    <w:rsid w:val="00D93F55"/>
    <w:rsid w:val="00D94AF8"/>
    <w:rsid w:val="00D94B79"/>
    <w:rsid w:val="00D95B4D"/>
    <w:rsid w:val="00D95C03"/>
    <w:rsid w:val="00D960C2"/>
    <w:rsid w:val="00D9635E"/>
    <w:rsid w:val="00D97E37"/>
    <w:rsid w:val="00DA01DA"/>
    <w:rsid w:val="00DA01F9"/>
    <w:rsid w:val="00DA27CD"/>
    <w:rsid w:val="00DA34D2"/>
    <w:rsid w:val="00DA3A24"/>
    <w:rsid w:val="00DA3BB5"/>
    <w:rsid w:val="00DA3EEB"/>
    <w:rsid w:val="00DA4427"/>
    <w:rsid w:val="00DA453C"/>
    <w:rsid w:val="00DA4A20"/>
    <w:rsid w:val="00DA4D6A"/>
    <w:rsid w:val="00DA4FCD"/>
    <w:rsid w:val="00DA5370"/>
    <w:rsid w:val="00DA57A4"/>
    <w:rsid w:val="00DA6FC7"/>
    <w:rsid w:val="00DA74D5"/>
    <w:rsid w:val="00DA7590"/>
    <w:rsid w:val="00DA7CC9"/>
    <w:rsid w:val="00DB08E6"/>
    <w:rsid w:val="00DB134C"/>
    <w:rsid w:val="00DB1772"/>
    <w:rsid w:val="00DB187A"/>
    <w:rsid w:val="00DB3F00"/>
    <w:rsid w:val="00DB3F21"/>
    <w:rsid w:val="00DB3FF4"/>
    <w:rsid w:val="00DB5BB7"/>
    <w:rsid w:val="00DB6087"/>
    <w:rsid w:val="00DB61F6"/>
    <w:rsid w:val="00DB7234"/>
    <w:rsid w:val="00DB7373"/>
    <w:rsid w:val="00DB77F9"/>
    <w:rsid w:val="00DB7AA1"/>
    <w:rsid w:val="00DC07F0"/>
    <w:rsid w:val="00DC0E6E"/>
    <w:rsid w:val="00DC196C"/>
    <w:rsid w:val="00DC2083"/>
    <w:rsid w:val="00DC2C74"/>
    <w:rsid w:val="00DC2F31"/>
    <w:rsid w:val="00DC337E"/>
    <w:rsid w:val="00DC3D77"/>
    <w:rsid w:val="00DC4112"/>
    <w:rsid w:val="00DC51B7"/>
    <w:rsid w:val="00DC7DFC"/>
    <w:rsid w:val="00DD042E"/>
    <w:rsid w:val="00DD077C"/>
    <w:rsid w:val="00DD09C8"/>
    <w:rsid w:val="00DD29DF"/>
    <w:rsid w:val="00DD3E08"/>
    <w:rsid w:val="00DD4162"/>
    <w:rsid w:val="00DD4DCD"/>
    <w:rsid w:val="00DD53DF"/>
    <w:rsid w:val="00DD54A6"/>
    <w:rsid w:val="00DD5908"/>
    <w:rsid w:val="00DD5D9F"/>
    <w:rsid w:val="00DD6313"/>
    <w:rsid w:val="00DD6779"/>
    <w:rsid w:val="00DD69B5"/>
    <w:rsid w:val="00DD7F48"/>
    <w:rsid w:val="00DE08E3"/>
    <w:rsid w:val="00DE0DEB"/>
    <w:rsid w:val="00DE13C3"/>
    <w:rsid w:val="00DE1707"/>
    <w:rsid w:val="00DE1F4B"/>
    <w:rsid w:val="00DE23DC"/>
    <w:rsid w:val="00DE3C1B"/>
    <w:rsid w:val="00DE4160"/>
    <w:rsid w:val="00DE43E9"/>
    <w:rsid w:val="00DE4A82"/>
    <w:rsid w:val="00DE54D6"/>
    <w:rsid w:val="00DE5A81"/>
    <w:rsid w:val="00DE5FE9"/>
    <w:rsid w:val="00DE677B"/>
    <w:rsid w:val="00DE68C1"/>
    <w:rsid w:val="00DE6DB8"/>
    <w:rsid w:val="00DE7072"/>
    <w:rsid w:val="00DF00B5"/>
    <w:rsid w:val="00DF0411"/>
    <w:rsid w:val="00DF1581"/>
    <w:rsid w:val="00DF169A"/>
    <w:rsid w:val="00DF1823"/>
    <w:rsid w:val="00DF20E5"/>
    <w:rsid w:val="00DF2739"/>
    <w:rsid w:val="00DF43DC"/>
    <w:rsid w:val="00DF4738"/>
    <w:rsid w:val="00DF51D8"/>
    <w:rsid w:val="00DF65AF"/>
    <w:rsid w:val="00DF67BB"/>
    <w:rsid w:val="00DF6CB5"/>
    <w:rsid w:val="00DF6EC2"/>
    <w:rsid w:val="00DF7127"/>
    <w:rsid w:val="00DF736B"/>
    <w:rsid w:val="00DF7F48"/>
    <w:rsid w:val="00E00330"/>
    <w:rsid w:val="00E006CA"/>
    <w:rsid w:val="00E01103"/>
    <w:rsid w:val="00E0120E"/>
    <w:rsid w:val="00E01B23"/>
    <w:rsid w:val="00E0358A"/>
    <w:rsid w:val="00E03816"/>
    <w:rsid w:val="00E03975"/>
    <w:rsid w:val="00E03A14"/>
    <w:rsid w:val="00E03BB0"/>
    <w:rsid w:val="00E04C0D"/>
    <w:rsid w:val="00E04C65"/>
    <w:rsid w:val="00E04D78"/>
    <w:rsid w:val="00E05293"/>
    <w:rsid w:val="00E05715"/>
    <w:rsid w:val="00E0692E"/>
    <w:rsid w:val="00E07636"/>
    <w:rsid w:val="00E07F08"/>
    <w:rsid w:val="00E07F0C"/>
    <w:rsid w:val="00E1018E"/>
    <w:rsid w:val="00E1047F"/>
    <w:rsid w:val="00E1050D"/>
    <w:rsid w:val="00E10926"/>
    <w:rsid w:val="00E10E76"/>
    <w:rsid w:val="00E1161B"/>
    <w:rsid w:val="00E11A72"/>
    <w:rsid w:val="00E123FA"/>
    <w:rsid w:val="00E1267D"/>
    <w:rsid w:val="00E133FF"/>
    <w:rsid w:val="00E13A9B"/>
    <w:rsid w:val="00E13B4C"/>
    <w:rsid w:val="00E1401E"/>
    <w:rsid w:val="00E14DD8"/>
    <w:rsid w:val="00E15E68"/>
    <w:rsid w:val="00E16848"/>
    <w:rsid w:val="00E16BFF"/>
    <w:rsid w:val="00E170D1"/>
    <w:rsid w:val="00E17404"/>
    <w:rsid w:val="00E17C88"/>
    <w:rsid w:val="00E20837"/>
    <w:rsid w:val="00E2090D"/>
    <w:rsid w:val="00E210E0"/>
    <w:rsid w:val="00E21F47"/>
    <w:rsid w:val="00E2204E"/>
    <w:rsid w:val="00E22904"/>
    <w:rsid w:val="00E229EB"/>
    <w:rsid w:val="00E22B9D"/>
    <w:rsid w:val="00E23417"/>
    <w:rsid w:val="00E23C9D"/>
    <w:rsid w:val="00E255E1"/>
    <w:rsid w:val="00E266B9"/>
    <w:rsid w:val="00E27057"/>
    <w:rsid w:val="00E27163"/>
    <w:rsid w:val="00E271B0"/>
    <w:rsid w:val="00E27687"/>
    <w:rsid w:val="00E27FD9"/>
    <w:rsid w:val="00E30492"/>
    <w:rsid w:val="00E30F7E"/>
    <w:rsid w:val="00E31134"/>
    <w:rsid w:val="00E311D7"/>
    <w:rsid w:val="00E312D7"/>
    <w:rsid w:val="00E317F4"/>
    <w:rsid w:val="00E32610"/>
    <w:rsid w:val="00E32AC2"/>
    <w:rsid w:val="00E339AB"/>
    <w:rsid w:val="00E34332"/>
    <w:rsid w:val="00E3441C"/>
    <w:rsid w:val="00E34422"/>
    <w:rsid w:val="00E34C98"/>
    <w:rsid w:val="00E3599B"/>
    <w:rsid w:val="00E360D3"/>
    <w:rsid w:val="00E367B5"/>
    <w:rsid w:val="00E36859"/>
    <w:rsid w:val="00E36D1E"/>
    <w:rsid w:val="00E36FFE"/>
    <w:rsid w:val="00E3755D"/>
    <w:rsid w:val="00E3792E"/>
    <w:rsid w:val="00E403E9"/>
    <w:rsid w:val="00E40617"/>
    <w:rsid w:val="00E40A3D"/>
    <w:rsid w:val="00E423DB"/>
    <w:rsid w:val="00E43D5C"/>
    <w:rsid w:val="00E43FEB"/>
    <w:rsid w:val="00E444EF"/>
    <w:rsid w:val="00E44E7D"/>
    <w:rsid w:val="00E45A41"/>
    <w:rsid w:val="00E45C3D"/>
    <w:rsid w:val="00E46836"/>
    <w:rsid w:val="00E4686B"/>
    <w:rsid w:val="00E516D4"/>
    <w:rsid w:val="00E51FF1"/>
    <w:rsid w:val="00E52356"/>
    <w:rsid w:val="00E524DF"/>
    <w:rsid w:val="00E526C3"/>
    <w:rsid w:val="00E529E8"/>
    <w:rsid w:val="00E53640"/>
    <w:rsid w:val="00E53E27"/>
    <w:rsid w:val="00E53F35"/>
    <w:rsid w:val="00E5429D"/>
    <w:rsid w:val="00E54E56"/>
    <w:rsid w:val="00E5571C"/>
    <w:rsid w:val="00E570DD"/>
    <w:rsid w:val="00E578BE"/>
    <w:rsid w:val="00E57B2B"/>
    <w:rsid w:val="00E60B75"/>
    <w:rsid w:val="00E60FCA"/>
    <w:rsid w:val="00E6361C"/>
    <w:rsid w:val="00E63CB3"/>
    <w:rsid w:val="00E64863"/>
    <w:rsid w:val="00E64BBC"/>
    <w:rsid w:val="00E65697"/>
    <w:rsid w:val="00E65D62"/>
    <w:rsid w:val="00E66404"/>
    <w:rsid w:val="00E67984"/>
    <w:rsid w:val="00E67D6E"/>
    <w:rsid w:val="00E67F50"/>
    <w:rsid w:val="00E70396"/>
    <w:rsid w:val="00E70A49"/>
    <w:rsid w:val="00E71517"/>
    <w:rsid w:val="00E71941"/>
    <w:rsid w:val="00E72600"/>
    <w:rsid w:val="00E72902"/>
    <w:rsid w:val="00E72D8C"/>
    <w:rsid w:val="00E72EAD"/>
    <w:rsid w:val="00E72F93"/>
    <w:rsid w:val="00E7349B"/>
    <w:rsid w:val="00E735EC"/>
    <w:rsid w:val="00E736E4"/>
    <w:rsid w:val="00E74587"/>
    <w:rsid w:val="00E74BC8"/>
    <w:rsid w:val="00E7576D"/>
    <w:rsid w:val="00E75DBD"/>
    <w:rsid w:val="00E763F4"/>
    <w:rsid w:val="00E77EC5"/>
    <w:rsid w:val="00E803BE"/>
    <w:rsid w:val="00E81129"/>
    <w:rsid w:val="00E812F3"/>
    <w:rsid w:val="00E81980"/>
    <w:rsid w:val="00E8255F"/>
    <w:rsid w:val="00E82B98"/>
    <w:rsid w:val="00E82ECD"/>
    <w:rsid w:val="00E83450"/>
    <w:rsid w:val="00E83A60"/>
    <w:rsid w:val="00E84F01"/>
    <w:rsid w:val="00E8501C"/>
    <w:rsid w:val="00E85188"/>
    <w:rsid w:val="00E85728"/>
    <w:rsid w:val="00E85A5E"/>
    <w:rsid w:val="00E85F98"/>
    <w:rsid w:val="00E864E5"/>
    <w:rsid w:val="00E866A6"/>
    <w:rsid w:val="00E87172"/>
    <w:rsid w:val="00E8795F"/>
    <w:rsid w:val="00E90984"/>
    <w:rsid w:val="00E9129A"/>
    <w:rsid w:val="00E912EE"/>
    <w:rsid w:val="00E91B96"/>
    <w:rsid w:val="00E92181"/>
    <w:rsid w:val="00E92279"/>
    <w:rsid w:val="00E9275F"/>
    <w:rsid w:val="00E92827"/>
    <w:rsid w:val="00E92A50"/>
    <w:rsid w:val="00E93A4A"/>
    <w:rsid w:val="00E93DFF"/>
    <w:rsid w:val="00E9426A"/>
    <w:rsid w:val="00E94938"/>
    <w:rsid w:val="00E94BBE"/>
    <w:rsid w:val="00E94C0B"/>
    <w:rsid w:val="00E95759"/>
    <w:rsid w:val="00E958AC"/>
    <w:rsid w:val="00E95C2F"/>
    <w:rsid w:val="00E969E3"/>
    <w:rsid w:val="00E96E99"/>
    <w:rsid w:val="00E96EE6"/>
    <w:rsid w:val="00E9705B"/>
    <w:rsid w:val="00E9716F"/>
    <w:rsid w:val="00E975DA"/>
    <w:rsid w:val="00EA0052"/>
    <w:rsid w:val="00EA08FE"/>
    <w:rsid w:val="00EA0CC7"/>
    <w:rsid w:val="00EA0ED7"/>
    <w:rsid w:val="00EA4791"/>
    <w:rsid w:val="00EA4E68"/>
    <w:rsid w:val="00EA5501"/>
    <w:rsid w:val="00EA566B"/>
    <w:rsid w:val="00EA5764"/>
    <w:rsid w:val="00EA6019"/>
    <w:rsid w:val="00EB00E2"/>
    <w:rsid w:val="00EB0771"/>
    <w:rsid w:val="00EB0C50"/>
    <w:rsid w:val="00EB17D2"/>
    <w:rsid w:val="00EB1B1B"/>
    <w:rsid w:val="00EB3381"/>
    <w:rsid w:val="00EB3705"/>
    <w:rsid w:val="00EB44FE"/>
    <w:rsid w:val="00EB4A46"/>
    <w:rsid w:val="00EB4ACB"/>
    <w:rsid w:val="00EB4EEC"/>
    <w:rsid w:val="00EB4FAF"/>
    <w:rsid w:val="00EB52EA"/>
    <w:rsid w:val="00EB52FD"/>
    <w:rsid w:val="00EB542E"/>
    <w:rsid w:val="00EB6B90"/>
    <w:rsid w:val="00EB777C"/>
    <w:rsid w:val="00EB7C94"/>
    <w:rsid w:val="00EB7D51"/>
    <w:rsid w:val="00EB7ECC"/>
    <w:rsid w:val="00EC0355"/>
    <w:rsid w:val="00EC0782"/>
    <w:rsid w:val="00EC0924"/>
    <w:rsid w:val="00EC1EF9"/>
    <w:rsid w:val="00EC2909"/>
    <w:rsid w:val="00EC2A4D"/>
    <w:rsid w:val="00EC2B54"/>
    <w:rsid w:val="00EC3A99"/>
    <w:rsid w:val="00EC43BD"/>
    <w:rsid w:val="00EC448A"/>
    <w:rsid w:val="00EC4B33"/>
    <w:rsid w:val="00EC5070"/>
    <w:rsid w:val="00EC53BB"/>
    <w:rsid w:val="00EC5F22"/>
    <w:rsid w:val="00EC6364"/>
    <w:rsid w:val="00EC72C9"/>
    <w:rsid w:val="00EC775C"/>
    <w:rsid w:val="00EC7974"/>
    <w:rsid w:val="00ED0AD5"/>
    <w:rsid w:val="00ED16EA"/>
    <w:rsid w:val="00ED2864"/>
    <w:rsid w:val="00ED2979"/>
    <w:rsid w:val="00ED2F91"/>
    <w:rsid w:val="00ED34BC"/>
    <w:rsid w:val="00ED3749"/>
    <w:rsid w:val="00ED3DB6"/>
    <w:rsid w:val="00ED4112"/>
    <w:rsid w:val="00ED4279"/>
    <w:rsid w:val="00ED4B35"/>
    <w:rsid w:val="00ED5223"/>
    <w:rsid w:val="00ED52E7"/>
    <w:rsid w:val="00EE0AE2"/>
    <w:rsid w:val="00EE0C23"/>
    <w:rsid w:val="00EE16D5"/>
    <w:rsid w:val="00EE1E89"/>
    <w:rsid w:val="00EE2455"/>
    <w:rsid w:val="00EE2B40"/>
    <w:rsid w:val="00EE3D10"/>
    <w:rsid w:val="00EE42C9"/>
    <w:rsid w:val="00EE5DF8"/>
    <w:rsid w:val="00EE6626"/>
    <w:rsid w:val="00EF0263"/>
    <w:rsid w:val="00EF0F28"/>
    <w:rsid w:val="00EF12D0"/>
    <w:rsid w:val="00EF155E"/>
    <w:rsid w:val="00EF1832"/>
    <w:rsid w:val="00EF2480"/>
    <w:rsid w:val="00EF28DD"/>
    <w:rsid w:val="00EF4003"/>
    <w:rsid w:val="00EF47B9"/>
    <w:rsid w:val="00EF4FD0"/>
    <w:rsid w:val="00EF5642"/>
    <w:rsid w:val="00EF5CB6"/>
    <w:rsid w:val="00EF649A"/>
    <w:rsid w:val="00EF67AA"/>
    <w:rsid w:val="00EF6801"/>
    <w:rsid w:val="00EF6CEE"/>
    <w:rsid w:val="00F00010"/>
    <w:rsid w:val="00F0050F"/>
    <w:rsid w:val="00F0053B"/>
    <w:rsid w:val="00F0156D"/>
    <w:rsid w:val="00F01FF4"/>
    <w:rsid w:val="00F025A9"/>
    <w:rsid w:val="00F035B0"/>
    <w:rsid w:val="00F038ED"/>
    <w:rsid w:val="00F03DF3"/>
    <w:rsid w:val="00F05A7C"/>
    <w:rsid w:val="00F06891"/>
    <w:rsid w:val="00F06AEF"/>
    <w:rsid w:val="00F10234"/>
    <w:rsid w:val="00F10588"/>
    <w:rsid w:val="00F114E6"/>
    <w:rsid w:val="00F11ED3"/>
    <w:rsid w:val="00F1270B"/>
    <w:rsid w:val="00F1336B"/>
    <w:rsid w:val="00F140B4"/>
    <w:rsid w:val="00F14B5F"/>
    <w:rsid w:val="00F155F0"/>
    <w:rsid w:val="00F1587D"/>
    <w:rsid w:val="00F15E3A"/>
    <w:rsid w:val="00F15E89"/>
    <w:rsid w:val="00F1687C"/>
    <w:rsid w:val="00F1712A"/>
    <w:rsid w:val="00F17683"/>
    <w:rsid w:val="00F17E03"/>
    <w:rsid w:val="00F20725"/>
    <w:rsid w:val="00F2078A"/>
    <w:rsid w:val="00F20BD1"/>
    <w:rsid w:val="00F20CB8"/>
    <w:rsid w:val="00F20CFD"/>
    <w:rsid w:val="00F20D3A"/>
    <w:rsid w:val="00F21047"/>
    <w:rsid w:val="00F22D60"/>
    <w:rsid w:val="00F237E7"/>
    <w:rsid w:val="00F239D1"/>
    <w:rsid w:val="00F246C7"/>
    <w:rsid w:val="00F24E51"/>
    <w:rsid w:val="00F257FF"/>
    <w:rsid w:val="00F26267"/>
    <w:rsid w:val="00F269BD"/>
    <w:rsid w:val="00F26BB3"/>
    <w:rsid w:val="00F27861"/>
    <w:rsid w:val="00F27AD2"/>
    <w:rsid w:val="00F27D00"/>
    <w:rsid w:val="00F300DD"/>
    <w:rsid w:val="00F30347"/>
    <w:rsid w:val="00F313D9"/>
    <w:rsid w:val="00F31FF3"/>
    <w:rsid w:val="00F3276C"/>
    <w:rsid w:val="00F32D78"/>
    <w:rsid w:val="00F33318"/>
    <w:rsid w:val="00F338FE"/>
    <w:rsid w:val="00F33D3C"/>
    <w:rsid w:val="00F33D9B"/>
    <w:rsid w:val="00F34AFB"/>
    <w:rsid w:val="00F34B6B"/>
    <w:rsid w:val="00F34C1D"/>
    <w:rsid w:val="00F3508C"/>
    <w:rsid w:val="00F35870"/>
    <w:rsid w:val="00F3595C"/>
    <w:rsid w:val="00F35F64"/>
    <w:rsid w:val="00F36799"/>
    <w:rsid w:val="00F3764A"/>
    <w:rsid w:val="00F4076C"/>
    <w:rsid w:val="00F40794"/>
    <w:rsid w:val="00F40B9A"/>
    <w:rsid w:val="00F41E28"/>
    <w:rsid w:val="00F42B6A"/>
    <w:rsid w:val="00F4322D"/>
    <w:rsid w:val="00F443E9"/>
    <w:rsid w:val="00F4580F"/>
    <w:rsid w:val="00F47692"/>
    <w:rsid w:val="00F47EAE"/>
    <w:rsid w:val="00F47FD9"/>
    <w:rsid w:val="00F5013D"/>
    <w:rsid w:val="00F50253"/>
    <w:rsid w:val="00F5067B"/>
    <w:rsid w:val="00F50BDE"/>
    <w:rsid w:val="00F51693"/>
    <w:rsid w:val="00F51D1B"/>
    <w:rsid w:val="00F52CA3"/>
    <w:rsid w:val="00F52DBE"/>
    <w:rsid w:val="00F53997"/>
    <w:rsid w:val="00F552A4"/>
    <w:rsid w:val="00F553DB"/>
    <w:rsid w:val="00F556FE"/>
    <w:rsid w:val="00F5713A"/>
    <w:rsid w:val="00F572EC"/>
    <w:rsid w:val="00F578A5"/>
    <w:rsid w:val="00F622A7"/>
    <w:rsid w:val="00F63112"/>
    <w:rsid w:val="00F63BA8"/>
    <w:rsid w:val="00F63F1D"/>
    <w:rsid w:val="00F649A5"/>
    <w:rsid w:val="00F671F4"/>
    <w:rsid w:val="00F674F9"/>
    <w:rsid w:val="00F6752E"/>
    <w:rsid w:val="00F67652"/>
    <w:rsid w:val="00F67844"/>
    <w:rsid w:val="00F679F9"/>
    <w:rsid w:val="00F70458"/>
    <w:rsid w:val="00F70FAA"/>
    <w:rsid w:val="00F7155F"/>
    <w:rsid w:val="00F72FC2"/>
    <w:rsid w:val="00F7403B"/>
    <w:rsid w:val="00F742C5"/>
    <w:rsid w:val="00F74318"/>
    <w:rsid w:val="00F745FD"/>
    <w:rsid w:val="00F74771"/>
    <w:rsid w:val="00F760DA"/>
    <w:rsid w:val="00F76269"/>
    <w:rsid w:val="00F7675E"/>
    <w:rsid w:val="00F76E4A"/>
    <w:rsid w:val="00F774EC"/>
    <w:rsid w:val="00F80B23"/>
    <w:rsid w:val="00F827E3"/>
    <w:rsid w:val="00F83C8B"/>
    <w:rsid w:val="00F86836"/>
    <w:rsid w:val="00F878A3"/>
    <w:rsid w:val="00F87D99"/>
    <w:rsid w:val="00F90157"/>
    <w:rsid w:val="00F90432"/>
    <w:rsid w:val="00F90D94"/>
    <w:rsid w:val="00F90E05"/>
    <w:rsid w:val="00F91177"/>
    <w:rsid w:val="00F9128C"/>
    <w:rsid w:val="00F91761"/>
    <w:rsid w:val="00F92AF7"/>
    <w:rsid w:val="00F92B53"/>
    <w:rsid w:val="00F92B9E"/>
    <w:rsid w:val="00F934F3"/>
    <w:rsid w:val="00F93867"/>
    <w:rsid w:val="00F9389B"/>
    <w:rsid w:val="00F93958"/>
    <w:rsid w:val="00F93E9F"/>
    <w:rsid w:val="00F940D5"/>
    <w:rsid w:val="00F9440E"/>
    <w:rsid w:val="00F94722"/>
    <w:rsid w:val="00F9477D"/>
    <w:rsid w:val="00F95028"/>
    <w:rsid w:val="00F96207"/>
    <w:rsid w:val="00F963BF"/>
    <w:rsid w:val="00F970A7"/>
    <w:rsid w:val="00FA02F2"/>
    <w:rsid w:val="00FA0476"/>
    <w:rsid w:val="00FA0B47"/>
    <w:rsid w:val="00FA125B"/>
    <w:rsid w:val="00FA170E"/>
    <w:rsid w:val="00FA1F2D"/>
    <w:rsid w:val="00FA2E43"/>
    <w:rsid w:val="00FA35AA"/>
    <w:rsid w:val="00FA35CA"/>
    <w:rsid w:val="00FA3AA9"/>
    <w:rsid w:val="00FA3DBE"/>
    <w:rsid w:val="00FA54B8"/>
    <w:rsid w:val="00FA5A28"/>
    <w:rsid w:val="00FA6541"/>
    <w:rsid w:val="00FA6D70"/>
    <w:rsid w:val="00FA6DE4"/>
    <w:rsid w:val="00FB135D"/>
    <w:rsid w:val="00FB1D7B"/>
    <w:rsid w:val="00FB1FA1"/>
    <w:rsid w:val="00FB22CD"/>
    <w:rsid w:val="00FB2C13"/>
    <w:rsid w:val="00FB2C93"/>
    <w:rsid w:val="00FB36F1"/>
    <w:rsid w:val="00FB4876"/>
    <w:rsid w:val="00FB530E"/>
    <w:rsid w:val="00FB5E87"/>
    <w:rsid w:val="00FB631B"/>
    <w:rsid w:val="00FB649B"/>
    <w:rsid w:val="00FB6E5E"/>
    <w:rsid w:val="00FB6F3B"/>
    <w:rsid w:val="00FB77A1"/>
    <w:rsid w:val="00FB7F6F"/>
    <w:rsid w:val="00FC22B4"/>
    <w:rsid w:val="00FC3622"/>
    <w:rsid w:val="00FC3B60"/>
    <w:rsid w:val="00FC3D99"/>
    <w:rsid w:val="00FC472F"/>
    <w:rsid w:val="00FC49BD"/>
    <w:rsid w:val="00FC5A45"/>
    <w:rsid w:val="00FC5F27"/>
    <w:rsid w:val="00FC668F"/>
    <w:rsid w:val="00FC6721"/>
    <w:rsid w:val="00FC6E6F"/>
    <w:rsid w:val="00FC7D53"/>
    <w:rsid w:val="00FD1021"/>
    <w:rsid w:val="00FD119A"/>
    <w:rsid w:val="00FD215A"/>
    <w:rsid w:val="00FD2465"/>
    <w:rsid w:val="00FD31FC"/>
    <w:rsid w:val="00FD4537"/>
    <w:rsid w:val="00FD58AA"/>
    <w:rsid w:val="00FD66FF"/>
    <w:rsid w:val="00FD6712"/>
    <w:rsid w:val="00FD7260"/>
    <w:rsid w:val="00FD75D6"/>
    <w:rsid w:val="00FD7674"/>
    <w:rsid w:val="00FE036F"/>
    <w:rsid w:val="00FE1822"/>
    <w:rsid w:val="00FE1ADE"/>
    <w:rsid w:val="00FE2C95"/>
    <w:rsid w:val="00FE3A56"/>
    <w:rsid w:val="00FE3B38"/>
    <w:rsid w:val="00FE3F75"/>
    <w:rsid w:val="00FE403A"/>
    <w:rsid w:val="00FE4329"/>
    <w:rsid w:val="00FE45A2"/>
    <w:rsid w:val="00FE5FA7"/>
    <w:rsid w:val="00FE76F4"/>
    <w:rsid w:val="00FF12C5"/>
    <w:rsid w:val="00FF231A"/>
    <w:rsid w:val="00FF2C98"/>
    <w:rsid w:val="00FF3EDF"/>
    <w:rsid w:val="00FF47B4"/>
    <w:rsid w:val="00FF5D01"/>
    <w:rsid w:val="00FF6409"/>
    <w:rsid w:val="00FF644E"/>
    <w:rsid w:val="00FF7092"/>
    <w:rsid w:val="00FF7202"/>
    <w:rsid w:val="5E6CC8F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B83402"/>
  <w15:chartTrackingRefBased/>
  <w15:docId w15:val="{4D813B30-2F11-45B7-A955-88A0093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3DF3"/>
    <w:pPr>
      <w:spacing w:before="120" w:after="120"/>
    </w:pPr>
    <w:rPr>
      <w:rFonts w:ascii="Arial" w:hAnsi="Arial"/>
      <w:sz w:val="22"/>
      <w:szCs w:val="24"/>
      <w:lang w:bidi="ar-SA"/>
    </w:rPr>
  </w:style>
  <w:style w:type="paragraph" w:styleId="Heading1">
    <w:name w:val="heading 1"/>
    <w:basedOn w:val="Normal"/>
    <w:next w:val="Normal"/>
    <w:link w:val="Heading1Char"/>
    <w:qFormat/>
    <w:rsid w:val="0029742A"/>
    <w:pPr>
      <w:pageBreakBefore/>
      <w:numPr>
        <w:numId w:val="24"/>
      </w:numPr>
      <w:pBdr>
        <w:top w:val="single" w:sz="4" w:space="1" w:color="auto"/>
      </w:pBdr>
      <w:spacing w:before="0" w:after="240"/>
      <w:outlineLvl w:val="0"/>
    </w:pPr>
    <w:rPr>
      <w:b/>
      <w:bCs/>
      <w:kern w:val="32"/>
      <w:sz w:val="32"/>
      <w:szCs w:val="32"/>
    </w:rPr>
  </w:style>
  <w:style w:type="paragraph" w:styleId="Heading2">
    <w:name w:val="heading 2"/>
    <w:basedOn w:val="Heading1"/>
    <w:next w:val="BodyText"/>
    <w:link w:val="Heading2Char"/>
    <w:qFormat/>
    <w:rsid w:val="0029742A"/>
    <w:pPr>
      <w:keepNext/>
      <w:pageBreakBefore w:val="0"/>
      <w:numPr>
        <w:ilvl w:val="1"/>
      </w:numPr>
      <w:pBdr>
        <w:top w:val="none" w:sz="0" w:space="0" w:color="auto"/>
      </w:pBdr>
      <w:spacing w:before="240" w:after="0"/>
      <w:outlineLvl w:val="1"/>
    </w:pPr>
    <w:rPr>
      <w:rFonts w:ascii="Arial Bold" w:eastAsia="Arial Unicode MS" w:hAnsi="Arial Bold" w:cs="Arial Bold"/>
      <w:iCs/>
      <w:sz w:val="28"/>
      <w:szCs w:val="28"/>
      <w:lang w:eastAsia="zh-CN"/>
    </w:rPr>
  </w:style>
  <w:style w:type="paragraph" w:styleId="Heading3">
    <w:name w:val="heading 3"/>
    <w:basedOn w:val="Heading2"/>
    <w:next w:val="Normal"/>
    <w:qFormat/>
    <w:rsid w:val="0029742A"/>
    <w:pPr>
      <w:numPr>
        <w:ilvl w:val="2"/>
      </w:numPr>
      <w:contextualSpacing/>
      <w:outlineLvl w:val="2"/>
    </w:pPr>
    <w:rPr>
      <w:b w:val="0"/>
      <w:bCs w:val="0"/>
      <w:iCs w:val="0"/>
      <w:sz w:val="24"/>
    </w:rPr>
  </w:style>
  <w:style w:type="paragraph" w:styleId="Heading4">
    <w:name w:val="heading 4"/>
    <w:next w:val="BodyText"/>
    <w:qFormat/>
    <w:rsid w:val="0029742A"/>
    <w:pPr>
      <w:keepNext/>
      <w:pageBreakBefore/>
      <w:pBdr>
        <w:top w:val="single" w:sz="4" w:space="1" w:color="auto"/>
      </w:pBdr>
      <w:spacing w:after="240"/>
      <w:outlineLvl w:val="3"/>
    </w:pPr>
    <w:rPr>
      <w:rFonts w:ascii="Arial" w:eastAsia="SimSun" w:hAnsi="Arial" w:cs="Arial"/>
      <w:b/>
      <w:bCs/>
      <w:kern w:val="32"/>
      <w:sz w:val="32"/>
      <w:szCs w:val="32"/>
      <w:lang w:eastAsia="zh-CN" w:bidi="ar-SA"/>
    </w:rPr>
  </w:style>
  <w:style w:type="paragraph" w:styleId="Heading5">
    <w:name w:val="heading 5"/>
    <w:basedOn w:val="Heading4"/>
    <w:next w:val="BodyText"/>
    <w:qFormat/>
    <w:rsid w:val="0029742A"/>
    <w:pPr>
      <w:pageBreakBefore w:val="0"/>
      <w:pBdr>
        <w:top w:val="none" w:sz="0" w:space="0" w:color="auto"/>
      </w:pBdr>
      <w:spacing w:before="240" w:after="0"/>
      <w:outlineLvl w:val="4"/>
    </w:pPr>
    <w:rPr>
      <w:bCs w:val="0"/>
      <w:iCs/>
      <w:sz w:val="28"/>
      <w:szCs w:val="28"/>
    </w:rPr>
  </w:style>
  <w:style w:type="paragraph" w:styleId="Heading6">
    <w:name w:val="heading 6"/>
    <w:basedOn w:val="Heading5"/>
    <w:next w:val="BodyText"/>
    <w:qFormat/>
    <w:rsid w:val="0029742A"/>
    <w:pPr>
      <w:outlineLvl w:val="5"/>
    </w:pPr>
    <w:rPr>
      <w:bCs/>
      <w:sz w:val="24"/>
      <w:szCs w:val="24"/>
      <w:lang w:eastAsia="en-US"/>
    </w:rPr>
  </w:style>
  <w:style w:type="paragraph" w:styleId="Heading7">
    <w:name w:val="heading 7"/>
    <w:basedOn w:val="Normal"/>
    <w:next w:val="Normal"/>
    <w:qFormat/>
    <w:rsid w:val="00F03DF3"/>
    <w:pPr>
      <w:spacing w:before="240" w:after="60"/>
      <w:outlineLvl w:val="6"/>
    </w:pPr>
    <w:rPr>
      <w:rFonts w:ascii="Times New Roman" w:hAnsi="Times New Roman"/>
      <w:sz w:val="24"/>
    </w:rPr>
  </w:style>
  <w:style w:type="paragraph" w:styleId="Heading8">
    <w:name w:val="heading 8"/>
    <w:basedOn w:val="Normal"/>
    <w:next w:val="Normal"/>
    <w:qFormat/>
    <w:rsid w:val="00F03DF3"/>
    <w:pPr>
      <w:spacing w:before="240" w:after="60"/>
      <w:outlineLvl w:val="7"/>
    </w:pPr>
    <w:rPr>
      <w:rFonts w:ascii="Times New Roman" w:hAnsi="Times New Roman"/>
      <w:i/>
      <w:iCs/>
      <w:sz w:val="24"/>
    </w:rPr>
  </w:style>
  <w:style w:type="paragraph" w:styleId="Heading9">
    <w:name w:val="heading 9"/>
    <w:basedOn w:val="Normal"/>
    <w:next w:val="Normal"/>
    <w:qFormat/>
    <w:rsid w:val="00F03DF3"/>
    <w:p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03DF3"/>
    <w:pPr>
      <w:adjustRightInd w:val="0"/>
      <w:snapToGrid w:val="0"/>
    </w:pPr>
    <w:rPr>
      <w:rFonts w:eastAsia="Arial Unicode MS"/>
      <w:lang w:eastAsia="zh-CN"/>
    </w:rPr>
  </w:style>
  <w:style w:type="table" w:styleId="TableGrid">
    <w:name w:val="Table Grid"/>
    <w:aliases w:val="Information Box"/>
    <w:basedOn w:val="TableNormal"/>
    <w:semiHidden/>
    <w:rsid w:val="00F03DF3"/>
    <w:rPr>
      <w:rFonts w:ascii="Arial" w:eastAsia="Arial Unicode MS" w:hAnsi="Arial"/>
    </w:rPr>
    <w:tblPr>
      <w:jc w:val="center"/>
      <w:tblCellMar>
        <w:top w:w="29" w:type="dxa"/>
        <w:left w:w="115" w:type="dxa"/>
        <w:bottom w:w="29" w:type="dxa"/>
        <w:right w:w="115" w:type="dxa"/>
      </w:tblCellMar>
    </w:tblPr>
    <w:trPr>
      <w:cantSplit/>
      <w:jc w:val="center"/>
    </w:trPr>
    <w:tcPr>
      <w:shd w:val="clear" w:color="auto" w:fill="E0E0E0"/>
      <w:vAlign w:val="center"/>
    </w:tcPr>
    <w:tblStylePr w:type="firstCol">
      <w:rPr>
        <w:rFonts w:ascii="Verdana" w:hAnsi="Verdana"/>
        <w:b w:val="0"/>
        <w:sz w:val="20"/>
      </w:rPr>
      <w:tblPr/>
      <w:trPr>
        <w:cantSplit w:val="0"/>
      </w:trPr>
      <w:tcPr>
        <w:tcBorders>
          <w:top w:val="nil"/>
          <w:left w:val="nil"/>
          <w:bottom w:val="nil"/>
          <w:right w:val="nil"/>
          <w:insideH w:val="nil"/>
          <w:insideV w:val="nil"/>
          <w:tl2br w:val="nil"/>
          <w:tr2bl w:val="nil"/>
        </w:tcBorders>
      </w:tcPr>
    </w:tblStylePr>
  </w:style>
  <w:style w:type="paragraph" w:styleId="Footer">
    <w:name w:val="footer"/>
    <w:link w:val="FooterChar"/>
    <w:rsid w:val="00F03DF3"/>
    <w:pPr>
      <w:tabs>
        <w:tab w:val="right" w:pos="10224"/>
      </w:tabs>
      <w:adjustRightInd w:val="0"/>
      <w:snapToGrid w:val="0"/>
    </w:pPr>
    <w:rPr>
      <w:rFonts w:ascii="Arial" w:hAnsi="Arial"/>
      <w:i/>
      <w:szCs w:val="24"/>
      <w:lang w:bidi="ar-SA"/>
    </w:rPr>
  </w:style>
  <w:style w:type="paragraph" w:customStyle="1" w:styleId="Cover-PoTorEoT">
    <w:name w:val="Cover - PoT or EoT"/>
    <w:basedOn w:val="Normal"/>
    <w:semiHidden/>
    <w:rsid w:val="00F03DF3"/>
    <w:pPr>
      <w:spacing w:after="480"/>
      <w:ind w:left="1008"/>
    </w:pPr>
    <w:rPr>
      <w:rFonts w:eastAsia="SimSun"/>
      <w:b/>
      <w:sz w:val="44"/>
      <w:lang w:eastAsia="zh-CN"/>
    </w:rPr>
  </w:style>
  <w:style w:type="table" w:styleId="TableGrid1">
    <w:name w:val="Table Grid 1"/>
    <w:aliases w:val="Table Footers"/>
    <w:basedOn w:val="TableNormal"/>
    <w:semiHidden/>
    <w:rsid w:val="00F03DF3"/>
    <w:pPr>
      <w:jc w:val="right"/>
    </w:pPr>
    <w:rPr>
      <w:rFonts w:ascii="Arial" w:hAnsi="Arial" w:cs="Arial"/>
    </w:rPr>
    <w:tblPr>
      <w:tblInd w:w="72" w:type="dxa"/>
      <w:tblBorders>
        <w:top w:val="single" w:sz="2" w:space="0" w:color="000000"/>
      </w:tblBorders>
      <w:tblCellMar>
        <w:top w:w="14" w:type="dxa"/>
        <w:left w:w="115" w:type="dxa"/>
        <w:bottom w:w="14" w:type="dxa"/>
        <w:right w:w="115" w:type="dxa"/>
      </w:tblCellMar>
    </w:tblPr>
    <w:tcPr>
      <w:shd w:val="clear" w:color="auto" w:fill="auto"/>
      <w:vAlign w:val="center"/>
    </w:tcPr>
    <w:tblStylePr w:type="lastRow">
      <w:rPr>
        <w:i/>
        <w:iCs/>
      </w:rPr>
      <w:tblPr/>
      <w:tcPr>
        <w:tcBorders>
          <w:tl2br w:val="none" w:sz="0" w:space="0" w:color="auto"/>
          <w:tr2bl w:val="none" w:sz="0" w:space="0" w:color="auto"/>
        </w:tcBorders>
      </w:tcPr>
    </w:tblStylePr>
    <w:tblStylePr w:type="firstCol">
      <w:pPr>
        <w:jc w:val="left"/>
      </w:pPr>
    </w:tblStylePr>
    <w:tblStylePr w:type="lastCol">
      <w:pPr>
        <w:jc w:val="right"/>
      </w:pPr>
      <w:rPr>
        <w:i/>
        <w:iCs/>
      </w:rPr>
    </w:tblStylePr>
  </w:style>
  <w:style w:type="paragraph" w:customStyle="1" w:styleId="Code">
    <w:name w:val="Code"/>
    <w:basedOn w:val="Normal"/>
    <w:link w:val="CodeChar"/>
    <w:semiHidden/>
    <w:rsid w:val="00F03DF3"/>
    <w:pPr>
      <w:spacing w:after="0"/>
    </w:pPr>
    <w:rPr>
      <w:rFonts w:ascii="Courier New" w:hAnsi="Courier New" w:cs="Courier New"/>
      <w:lang w:eastAsia="zh-CN"/>
    </w:rPr>
  </w:style>
  <w:style w:type="paragraph" w:styleId="TOC1">
    <w:name w:val="toc 1"/>
    <w:basedOn w:val="TOC4"/>
    <w:next w:val="Normal"/>
    <w:autoRedefine/>
    <w:semiHidden/>
    <w:rsid w:val="00F03DF3"/>
    <w:pPr>
      <w:tabs>
        <w:tab w:val="left" w:pos="1620"/>
      </w:tabs>
      <w:ind w:hanging="1620"/>
    </w:pPr>
    <w:rPr>
      <w:rFonts w:eastAsia="SimSun"/>
    </w:rPr>
  </w:style>
  <w:style w:type="paragraph" w:styleId="TOC2">
    <w:name w:val="toc 2"/>
    <w:basedOn w:val="Normal"/>
    <w:next w:val="Normal"/>
    <w:autoRedefine/>
    <w:semiHidden/>
    <w:rsid w:val="00F03DF3"/>
    <w:pPr>
      <w:tabs>
        <w:tab w:val="left" w:pos="1620"/>
        <w:tab w:val="right" w:leader="dot" w:pos="10260"/>
      </w:tabs>
      <w:spacing w:before="0" w:after="0"/>
      <w:ind w:left="1620" w:right="504" w:hanging="1170"/>
    </w:pPr>
    <w:rPr>
      <w:rFonts w:ascii="Helvetica" w:eastAsia="SimSun" w:hAnsi="Helvetica" w:cs="Arial"/>
      <w:smallCaps/>
      <w:noProof/>
      <w:sz w:val="20"/>
      <w:szCs w:val="20"/>
      <w:lang w:eastAsia="zh-CN"/>
    </w:rPr>
  </w:style>
  <w:style w:type="character" w:styleId="Hyperlink">
    <w:name w:val="Hyperlink"/>
    <w:semiHidden/>
    <w:rsid w:val="00F03DF3"/>
    <w:rPr>
      <w:rFonts w:ascii="Arial" w:hAnsi="Arial"/>
      <w:color w:val="0000FF"/>
      <w:u w:val="single"/>
    </w:rPr>
  </w:style>
  <w:style w:type="paragraph" w:styleId="Caption">
    <w:name w:val="caption"/>
    <w:basedOn w:val="Normal"/>
    <w:next w:val="BodyText"/>
    <w:qFormat/>
    <w:rsid w:val="00F03DF3"/>
    <w:pPr>
      <w:keepNext/>
      <w:spacing w:after="20"/>
      <w:jc w:val="center"/>
    </w:pPr>
    <w:rPr>
      <w:b/>
      <w:bCs/>
      <w:sz w:val="20"/>
      <w:szCs w:val="20"/>
    </w:rPr>
  </w:style>
  <w:style w:type="paragraph" w:styleId="MacroText">
    <w:name w:val="macro"/>
    <w:semiHidden/>
    <w:rsid w:val="00F03DF3"/>
    <w:pPr>
      <w:tabs>
        <w:tab w:val="left" w:pos="480"/>
        <w:tab w:val="left" w:pos="960"/>
        <w:tab w:val="left" w:pos="1440"/>
        <w:tab w:val="left" w:pos="1920"/>
        <w:tab w:val="left" w:pos="2400"/>
        <w:tab w:val="left" w:pos="2880"/>
        <w:tab w:val="left" w:pos="3360"/>
        <w:tab w:val="left" w:pos="3840"/>
        <w:tab w:val="left" w:pos="4320"/>
      </w:tabs>
      <w:spacing w:after="240"/>
    </w:pPr>
    <w:rPr>
      <w:rFonts w:ascii="Courier New" w:hAnsi="Courier New"/>
      <w:lang w:bidi="ar-SA"/>
    </w:rPr>
  </w:style>
  <w:style w:type="paragraph" w:styleId="TOC3">
    <w:name w:val="toc 3"/>
    <w:basedOn w:val="Normal"/>
    <w:next w:val="Normal"/>
    <w:autoRedefine/>
    <w:semiHidden/>
    <w:rsid w:val="00F03DF3"/>
    <w:pPr>
      <w:tabs>
        <w:tab w:val="right" w:leader="dot" w:pos="10260"/>
      </w:tabs>
      <w:spacing w:before="0" w:after="0"/>
      <w:ind w:left="1620" w:right="504"/>
    </w:pPr>
    <w:rPr>
      <w:rFonts w:ascii="Helvetica" w:hAnsi="Helvetica" w:cs="Arial"/>
      <w:smallCaps/>
      <w:sz w:val="20"/>
      <w:szCs w:val="20"/>
    </w:rPr>
  </w:style>
  <w:style w:type="paragraph" w:styleId="TOC4">
    <w:name w:val="toc 4"/>
    <w:basedOn w:val="Normal"/>
    <w:next w:val="Normal"/>
    <w:autoRedefine/>
    <w:semiHidden/>
    <w:rsid w:val="00F03DF3"/>
    <w:pPr>
      <w:tabs>
        <w:tab w:val="right" w:leader="dot" w:pos="10260"/>
      </w:tabs>
      <w:adjustRightInd w:val="0"/>
      <w:snapToGrid w:val="0"/>
      <w:spacing w:before="0" w:after="0"/>
      <w:ind w:left="1620" w:right="324"/>
    </w:pPr>
    <w:rPr>
      <w:rFonts w:ascii="Helvetica" w:hAnsi="Helvetica" w:cs="Arial"/>
      <w:b/>
      <w:bCs/>
      <w:caps/>
      <w:noProof/>
      <w:sz w:val="20"/>
      <w:szCs w:val="20"/>
    </w:rPr>
  </w:style>
  <w:style w:type="paragraph" w:styleId="TOC5">
    <w:name w:val="toc 5"/>
    <w:basedOn w:val="Normal"/>
    <w:next w:val="Normal"/>
    <w:autoRedefine/>
    <w:semiHidden/>
    <w:rsid w:val="00F03DF3"/>
    <w:pPr>
      <w:tabs>
        <w:tab w:val="right" w:leader="dot" w:pos="10260"/>
      </w:tabs>
      <w:spacing w:before="0" w:after="0"/>
      <w:ind w:left="1620" w:right="504"/>
    </w:pPr>
    <w:rPr>
      <w:rFonts w:ascii="Helvetica" w:hAnsi="Helvetica" w:cs="Arial Unicode MS"/>
      <w:smallCaps/>
      <w:noProof/>
      <w:sz w:val="20"/>
      <w:szCs w:val="18"/>
      <w:lang w:bidi="my-MM"/>
    </w:rPr>
  </w:style>
  <w:style w:type="paragraph" w:styleId="TOC6">
    <w:name w:val="toc 6"/>
    <w:basedOn w:val="Normal"/>
    <w:next w:val="Normal"/>
    <w:autoRedefine/>
    <w:semiHidden/>
    <w:rsid w:val="00F03DF3"/>
    <w:pPr>
      <w:tabs>
        <w:tab w:val="right" w:leader="dot" w:pos="10260"/>
      </w:tabs>
      <w:spacing w:before="0" w:after="0"/>
      <w:ind w:left="1627" w:right="504"/>
    </w:pPr>
    <w:rPr>
      <w:rFonts w:ascii="Helvetica" w:hAnsi="Helvetica" w:cs="Arial"/>
      <w:smallCaps/>
      <w:noProof/>
      <w:sz w:val="18"/>
      <w:szCs w:val="18"/>
    </w:rPr>
  </w:style>
  <w:style w:type="paragraph" w:styleId="TOC7">
    <w:name w:val="toc 7"/>
    <w:basedOn w:val="Normal"/>
    <w:next w:val="Normal"/>
    <w:autoRedefine/>
    <w:semiHidden/>
    <w:rsid w:val="00F03DF3"/>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F03DF3"/>
    <w:pPr>
      <w:ind w:left="1680"/>
    </w:pPr>
  </w:style>
  <w:style w:type="paragraph" w:styleId="TOC9">
    <w:name w:val="toc 9"/>
    <w:basedOn w:val="Normal"/>
    <w:next w:val="Normal"/>
    <w:autoRedefine/>
    <w:semiHidden/>
    <w:rsid w:val="00F03DF3"/>
    <w:pPr>
      <w:ind w:left="1920"/>
    </w:pPr>
  </w:style>
  <w:style w:type="paragraph" w:customStyle="1" w:styleId="HeadingTOC">
    <w:name w:val="Heading TOC"/>
    <w:semiHidden/>
    <w:rsid w:val="00F03DF3"/>
    <w:pPr>
      <w:spacing w:after="240"/>
    </w:pPr>
    <w:rPr>
      <w:rFonts w:ascii="Arial" w:hAnsi="Arial"/>
      <w:b/>
      <w:bCs/>
      <w:kern w:val="32"/>
      <w:sz w:val="32"/>
      <w:szCs w:val="32"/>
      <w:lang w:bidi="ar-SA"/>
    </w:rPr>
  </w:style>
  <w:style w:type="paragraph" w:customStyle="1" w:styleId="IDComment">
    <w:name w:val="ID Comment"/>
    <w:basedOn w:val="BodyText"/>
    <w:semiHidden/>
    <w:rsid w:val="00F03DF3"/>
    <w:pPr>
      <w:jc w:val="center"/>
    </w:pPr>
    <w:rPr>
      <w:rFonts w:ascii="Arial Bold" w:hAnsi="Arial Bold"/>
      <w:b/>
      <w:color w:val="669900"/>
    </w:rPr>
  </w:style>
  <w:style w:type="paragraph" w:customStyle="1" w:styleId="IDInstructions">
    <w:name w:val="ID Instructions"/>
    <w:basedOn w:val="BodyText"/>
    <w:link w:val="IDInstructionsChar"/>
    <w:semiHidden/>
    <w:rsid w:val="00F03DF3"/>
    <w:rPr>
      <w:rFonts w:eastAsia="SimSun"/>
      <w:color w:val="669900"/>
    </w:rPr>
  </w:style>
  <w:style w:type="character" w:customStyle="1" w:styleId="IDInstructionsChar">
    <w:name w:val="ID Instructions Char"/>
    <w:link w:val="IDInstructions"/>
    <w:rsid w:val="00F03DF3"/>
    <w:rPr>
      <w:rFonts w:ascii="Arial" w:eastAsia="SimSun" w:hAnsi="Arial"/>
      <w:color w:val="669900"/>
      <w:sz w:val="22"/>
      <w:szCs w:val="24"/>
      <w:lang w:val="en-US" w:eastAsia="zh-CN" w:bidi="ar-SA"/>
    </w:rPr>
  </w:style>
  <w:style w:type="paragraph" w:customStyle="1" w:styleId="Bullet1">
    <w:name w:val="Bullet 1"/>
    <w:link w:val="Bullet1Char"/>
    <w:semiHidden/>
    <w:rsid w:val="00F03DF3"/>
    <w:pPr>
      <w:numPr>
        <w:numId w:val="21"/>
      </w:numPr>
      <w:spacing w:after="120"/>
      <w:contextualSpacing/>
    </w:pPr>
    <w:rPr>
      <w:rFonts w:ascii="Arial" w:eastAsia="SimSun" w:hAnsi="Arial"/>
      <w:sz w:val="22"/>
      <w:szCs w:val="24"/>
      <w:lang w:eastAsia="zh-CN" w:bidi="ar-SA"/>
    </w:rPr>
  </w:style>
  <w:style w:type="paragraph" w:customStyle="1" w:styleId="Bullet2">
    <w:name w:val="Bullet 2"/>
    <w:semiHidden/>
    <w:rsid w:val="00F03DF3"/>
    <w:pPr>
      <w:numPr>
        <w:numId w:val="1"/>
      </w:numPr>
      <w:tabs>
        <w:tab w:val="clear" w:pos="720"/>
      </w:tabs>
      <w:spacing w:before="120" w:after="120"/>
      <w:ind w:left="360"/>
      <w:contextualSpacing/>
    </w:pPr>
    <w:rPr>
      <w:rFonts w:ascii="Arial" w:eastAsia="SimSun" w:hAnsi="Arial"/>
      <w:sz w:val="22"/>
      <w:szCs w:val="24"/>
      <w:lang w:eastAsia="zh-CN" w:bidi="ar-SA"/>
    </w:rPr>
  </w:style>
  <w:style w:type="paragraph" w:customStyle="1" w:styleId="Bullet3">
    <w:name w:val="Bullet 3"/>
    <w:basedOn w:val="Normal"/>
    <w:semiHidden/>
    <w:rsid w:val="00F03DF3"/>
    <w:pPr>
      <w:numPr>
        <w:numId w:val="2"/>
      </w:numPr>
      <w:adjustRightInd w:val="0"/>
      <w:snapToGrid w:val="0"/>
      <w:contextualSpacing/>
    </w:pPr>
    <w:rPr>
      <w:rFonts w:eastAsia="Arial Unicode MS"/>
      <w:lang w:eastAsia="zh-CN"/>
    </w:rPr>
  </w:style>
  <w:style w:type="paragraph" w:customStyle="1" w:styleId="Bullet4">
    <w:name w:val="Bullet 4"/>
    <w:basedOn w:val="Normal"/>
    <w:semiHidden/>
    <w:rsid w:val="00F03DF3"/>
    <w:rPr>
      <w:rFonts w:eastAsia="SimSun"/>
      <w:lang w:eastAsia="zh-CN"/>
    </w:rPr>
  </w:style>
  <w:style w:type="paragraph" w:customStyle="1" w:styleId="Bullet5">
    <w:name w:val="Bullet 5"/>
    <w:basedOn w:val="Normal"/>
    <w:semiHidden/>
    <w:rsid w:val="00F03DF3"/>
    <w:rPr>
      <w:rFonts w:eastAsia="SimSun"/>
      <w:lang w:eastAsia="zh-CN"/>
    </w:rPr>
  </w:style>
  <w:style w:type="paragraph" w:customStyle="1" w:styleId="Numbered">
    <w:name w:val="Numbered"/>
    <w:basedOn w:val="BodyText"/>
    <w:link w:val="NumberedChar"/>
    <w:semiHidden/>
    <w:rsid w:val="00F03DF3"/>
    <w:pPr>
      <w:numPr>
        <w:numId w:val="5"/>
      </w:numPr>
      <w:ind w:left="0" w:firstLine="0"/>
    </w:pPr>
    <w:rPr>
      <w:rFonts w:eastAsia="SimSun"/>
    </w:rPr>
  </w:style>
  <w:style w:type="paragraph" w:customStyle="1" w:styleId="StepList">
    <w:name w:val="Step List"/>
    <w:basedOn w:val="Normal"/>
    <w:link w:val="StepListChar"/>
    <w:rsid w:val="00F03DF3"/>
    <w:pPr>
      <w:keepLines/>
      <w:numPr>
        <w:numId w:val="23"/>
      </w:numPr>
      <w:tabs>
        <w:tab w:val="clear" w:pos="792"/>
        <w:tab w:val="num" w:pos="864"/>
        <w:tab w:val="left" w:pos="1354"/>
        <w:tab w:val="left" w:pos="2218"/>
        <w:tab w:val="left" w:pos="2794"/>
        <w:tab w:val="left" w:pos="2880"/>
        <w:tab w:val="left" w:pos="3456"/>
        <w:tab w:val="left" w:pos="4032"/>
        <w:tab w:val="left" w:pos="4464"/>
        <w:tab w:val="left" w:pos="5184"/>
      </w:tabs>
      <w:spacing w:before="240"/>
      <w:ind w:left="864" w:firstLine="0"/>
    </w:pPr>
    <w:rPr>
      <w:szCs w:val="22"/>
    </w:rPr>
  </w:style>
  <w:style w:type="paragraph" w:customStyle="1" w:styleId="InformationBoxBody">
    <w:name w:val="Information Box Body"/>
    <w:rsid w:val="0060029D"/>
    <w:pPr>
      <w:keepLines/>
      <w:spacing w:before="60" w:after="60"/>
      <w:ind w:left="725" w:hanging="725"/>
    </w:pPr>
    <w:rPr>
      <w:rFonts w:ascii="Arial" w:eastAsia="SimSun" w:hAnsi="Arial"/>
      <w:lang w:eastAsia="zh-CN" w:bidi="ar-SA"/>
    </w:rPr>
  </w:style>
  <w:style w:type="paragraph" w:customStyle="1" w:styleId="InformationBoxTitle">
    <w:name w:val="Information Box Title"/>
    <w:next w:val="InformationBoxBody"/>
    <w:rsid w:val="00F03DF3"/>
    <w:pPr>
      <w:spacing w:before="60"/>
    </w:pPr>
    <w:rPr>
      <w:rFonts w:ascii="Arial" w:eastAsia="SimSun" w:hAnsi="Arial"/>
      <w:b/>
      <w:lang w:eastAsia="zh-CN" w:bidi="ar-SA"/>
    </w:rPr>
  </w:style>
  <w:style w:type="paragraph" w:customStyle="1" w:styleId="TableText">
    <w:name w:val="Table Text"/>
    <w:basedOn w:val="Normal"/>
    <w:link w:val="TableTextChar"/>
    <w:rsid w:val="00F03DF3"/>
    <w:pPr>
      <w:spacing w:before="60" w:after="60"/>
    </w:pPr>
    <w:rPr>
      <w:rFonts w:eastAsia="SimSun"/>
      <w:lang w:eastAsia="zh-CN"/>
    </w:rPr>
  </w:style>
  <w:style w:type="paragraph" w:customStyle="1" w:styleId="Image">
    <w:name w:val="Image"/>
    <w:basedOn w:val="BodyText"/>
    <w:next w:val="BodyText"/>
    <w:rsid w:val="00F03DF3"/>
    <w:pPr>
      <w:spacing w:before="240" w:after="360"/>
      <w:jc w:val="center"/>
    </w:pPr>
  </w:style>
  <w:style w:type="paragraph" w:customStyle="1" w:styleId="TableBullet">
    <w:name w:val="Table Bullet"/>
    <w:basedOn w:val="TableText"/>
    <w:semiHidden/>
    <w:rsid w:val="00F03DF3"/>
    <w:pPr>
      <w:numPr>
        <w:numId w:val="3"/>
      </w:numPr>
    </w:pPr>
  </w:style>
  <w:style w:type="paragraph" w:customStyle="1" w:styleId="TableTitle">
    <w:name w:val="Table Title"/>
    <w:next w:val="TableText"/>
    <w:rsid w:val="00F03DF3"/>
    <w:pPr>
      <w:spacing w:before="60" w:after="60"/>
      <w:jc w:val="center"/>
    </w:pPr>
    <w:rPr>
      <w:rFonts w:ascii="Arial" w:eastAsia="Arial Unicode MS" w:hAnsi="Arial"/>
      <w:b/>
      <w:sz w:val="22"/>
      <w:szCs w:val="24"/>
      <w:lang w:eastAsia="zh-CN" w:bidi="ar-SA"/>
    </w:rPr>
  </w:style>
  <w:style w:type="table" w:styleId="TableGrid2">
    <w:name w:val="Table Grid 2"/>
    <w:aliases w:val="Data"/>
    <w:basedOn w:val="TableNormal"/>
    <w:rsid w:val="00F03DF3"/>
    <w:pPr>
      <w:spacing w:before="60" w:after="60"/>
    </w:pPr>
    <w:rPr>
      <w:rFonts w:ascii="Arial" w:hAnsi="Arial"/>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cantSplit/>
      <w:jc w:val="center"/>
    </w:trPr>
    <w:tcPr>
      <w:shd w:val="clear" w:color="auto" w:fill="auto"/>
      <w:vAlign w:val="center"/>
    </w:tcPr>
    <w:tblStylePr w:type="firstRow">
      <w:pPr>
        <w:jc w:val="center"/>
      </w:pPr>
      <w:rPr>
        <w:rFonts w:ascii="Arial" w:hAnsi="Arial"/>
        <w:b/>
        <w:bCs/>
        <w:sz w:val="24"/>
      </w:rPr>
      <w:tblPr/>
      <w:tcPr>
        <w:shd w:val="clear" w:color="auto" w:fill="000000"/>
        <w:vAlign w:val="bottom"/>
      </w:tcPr>
    </w:tblStylePr>
    <w:tblStylePr w:type="lastRow">
      <w:rPr>
        <w:b w:val="0"/>
        <w:bCs/>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rPr>
      <w:tblPr/>
      <w:tcPr>
        <w:vAlign w:val="center"/>
      </w:tcPr>
    </w:tblStylePr>
    <w:tblStylePr w:type="lastCol">
      <w:pPr>
        <w:jc w:val="left"/>
      </w:pPr>
      <w:rPr>
        <w:b w:val="0"/>
        <w:bCs/>
      </w:rPr>
      <w:tblPr/>
      <w:tcPr>
        <w:vAlign w:val="center"/>
      </w:tcPr>
    </w:tblStylePr>
  </w:style>
  <w:style w:type="paragraph" w:customStyle="1" w:styleId="Appendixheader">
    <w:name w:val="Appendix header"/>
    <w:basedOn w:val="Heading1"/>
    <w:semiHidden/>
    <w:rsid w:val="00F03DF3"/>
    <w:pPr>
      <w:numPr>
        <w:numId w:val="4"/>
      </w:numPr>
    </w:pPr>
    <w:rPr>
      <w:rFonts w:ascii="Arial Bold" w:eastAsia="SimSun" w:hAnsi="Arial Bold" w:cs="Arial Bold"/>
      <w:lang w:eastAsia="zh-CN"/>
    </w:rPr>
  </w:style>
  <w:style w:type="paragraph" w:customStyle="1" w:styleId="Cover-subtitle">
    <w:name w:val="Cover - subtitle"/>
    <w:basedOn w:val="Cover-PoTorEoT"/>
    <w:semiHidden/>
    <w:rsid w:val="00F03DF3"/>
    <w:rPr>
      <w:b w:val="0"/>
      <w:sz w:val="40"/>
    </w:rPr>
  </w:style>
  <w:style w:type="paragraph" w:styleId="Header">
    <w:name w:val="header"/>
    <w:basedOn w:val="Normal"/>
    <w:link w:val="HeaderChar"/>
    <w:uiPriority w:val="99"/>
    <w:rsid w:val="00F03DF3"/>
    <w:pPr>
      <w:tabs>
        <w:tab w:val="center" w:pos="4320"/>
        <w:tab w:val="right" w:pos="8640"/>
      </w:tabs>
    </w:pPr>
    <w:rPr>
      <w:sz w:val="20"/>
    </w:rPr>
  </w:style>
  <w:style w:type="paragraph" w:customStyle="1" w:styleId="Numbereda">
    <w:name w:val="Numbered a."/>
    <w:basedOn w:val="BodyText"/>
    <w:semiHidden/>
    <w:rsid w:val="00F03DF3"/>
    <w:pPr>
      <w:numPr>
        <w:numId w:val="6"/>
      </w:numPr>
    </w:pPr>
  </w:style>
  <w:style w:type="paragraph" w:customStyle="1" w:styleId="Code-DB2Command">
    <w:name w:val="Code -  DB2 Command"/>
    <w:basedOn w:val="Code-Paragraphstyle"/>
    <w:semiHidden/>
    <w:rsid w:val="00F03DF3"/>
    <w:pPr>
      <w:tabs>
        <w:tab w:val="left" w:pos="6030"/>
      </w:tabs>
      <w:overflowPunct w:val="0"/>
      <w:autoSpaceDE w:val="0"/>
      <w:autoSpaceDN w:val="0"/>
      <w:adjustRightInd w:val="0"/>
      <w:ind w:left="1080"/>
      <w:textAlignment w:val="baseline"/>
    </w:pPr>
    <w:rPr>
      <w:sz w:val="20"/>
      <w:lang w:eastAsia="en-US"/>
    </w:rPr>
  </w:style>
  <w:style w:type="paragraph" w:customStyle="1" w:styleId="Code-Script">
    <w:name w:val="Code - Script"/>
    <w:basedOn w:val="Code-Paragraphstyle"/>
    <w:autoRedefine/>
    <w:semiHidden/>
    <w:rsid w:val="00F03DF3"/>
    <w:pPr>
      <w:keepLines/>
      <w:ind w:left="1440"/>
    </w:pPr>
    <w:rPr>
      <w:i/>
      <w:sz w:val="18"/>
      <w:szCs w:val="18"/>
    </w:rPr>
  </w:style>
  <w:style w:type="paragraph" w:customStyle="1" w:styleId="Code-xquery">
    <w:name w:val="Code - xquery"/>
    <w:basedOn w:val="Code-Paragraphstyle"/>
    <w:semiHidden/>
    <w:rsid w:val="00F03DF3"/>
    <w:pPr>
      <w:keepNext/>
      <w:keepLines/>
      <w:ind w:left="1080" w:right="720"/>
    </w:pPr>
    <w:rPr>
      <w:sz w:val="18"/>
    </w:rPr>
  </w:style>
  <w:style w:type="paragraph" w:customStyle="1" w:styleId="LabNote">
    <w:name w:val="Lab Note"/>
    <w:autoRedefine/>
    <w:semiHidden/>
    <w:rsid w:val="00F03DF3"/>
    <w:pPr>
      <w:tabs>
        <w:tab w:val="left" w:pos="6030"/>
      </w:tabs>
      <w:overflowPunct w:val="0"/>
      <w:autoSpaceDE w:val="0"/>
      <w:autoSpaceDN w:val="0"/>
      <w:adjustRightInd w:val="0"/>
      <w:spacing w:before="110" w:after="110"/>
      <w:ind w:left="1080" w:right="720"/>
      <w:textAlignment w:val="baseline"/>
    </w:pPr>
    <w:rPr>
      <w:rFonts w:ascii="Arial" w:hAnsi="Arial"/>
      <w:i/>
      <w:sz w:val="22"/>
      <w:szCs w:val="24"/>
      <w:lang w:bidi="ar-SA"/>
    </w:rPr>
  </w:style>
  <w:style w:type="paragraph" w:customStyle="1" w:styleId="StepList2">
    <w:name w:val="Step List 2"/>
    <w:basedOn w:val="StepList"/>
    <w:link w:val="StepList2Char"/>
    <w:semiHidden/>
    <w:rsid w:val="00F03DF3"/>
    <w:pPr>
      <w:numPr>
        <w:numId w:val="7"/>
      </w:numPr>
      <w:tabs>
        <w:tab w:val="clear" w:pos="864"/>
        <w:tab w:val="num" w:pos="360"/>
        <w:tab w:val="left" w:pos="1728"/>
      </w:tabs>
      <w:ind w:left="792" w:hanging="792"/>
    </w:pPr>
  </w:style>
  <w:style w:type="paragraph" w:customStyle="1" w:styleId="StepList3">
    <w:name w:val="Step List 3"/>
    <w:basedOn w:val="StepList2"/>
    <w:semiHidden/>
    <w:rsid w:val="00F03DF3"/>
    <w:pPr>
      <w:numPr>
        <w:numId w:val="0"/>
      </w:numPr>
    </w:pPr>
  </w:style>
  <w:style w:type="character" w:customStyle="1" w:styleId="Bullet1Char">
    <w:name w:val="Bullet 1 Char"/>
    <w:link w:val="Bullet1"/>
    <w:semiHidden/>
    <w:rsid w:val="00C63C01"/>
    <w:rPr>
      <w:rFonts w:ascii="Arial" w:eastAsia="SimSun" w:hAnsi="Arial"/>
      <w:sz w:val="22"/>
      <w:szCs w:val="24"/>
      <w:lang w:eastAsia="zh-CN" w:bidi="ar-SA"/>
    </w:rPr>
  </w:style>
  <w:style w:type="character" w:customStyle="1" w:styleId="Heading1Char">
    <w:name w:val="Heading 1 Char"/>
    <w:link w:val="Heading1"/>
    <w:uiPriority w:val="9"/>
    <w:rsid w:val="0029742A"/>
    <w:rPr>
      <w:rFonts w:ascii="Arial" w:hAnsi="Arial"/>
      <w:b/>
      <w:bCs/>
      <w:kern w:val="32"/>
      <w:sz w:val="32"/>
      <w:szCs w:val="32"/>
      <w:lang w:bidi="ar-SA"/>
    </w:rPr>
  </w:style>
  <w:style w:type="paragraph" w:styleId="FootnoteText">
    <w:name w:val="footnote text"/>
    <w:basedOn w:val="Normal"/>
    <w:semiHidden/>
    <w:rsid w:val="00F03DF3"/>
    <w:rPr>
      <w:sz w:val="20"/>
      <w:szCs w:val="20"/>
    </w:rPr>
  </w:style>
  <w:style w:type="character" w:styleId="FootnoteReference">
    <w:name w:val="footnote reference"/>
    <w:semiHidden/>
    <w:rsid w:val="00F03DF3"/>
    <w:rPr>
      <w:vertAlign w:val="superscript"/>
    </w:rPr>
  </w:style>
  <w:style w:type="character" w:customStyle="1" w:styleId="StepListChar">
    <w:name w:val="Step List Char"/>
    <w:link w:val="StepList"/>
    <w:rsid w:val="00E403E9"/>
    <w:rPr>
      <w:rFonts w:ascii="Arial" w:hAnsi="Arial"/>
      <w:sz w:val="22"/>
      <w:szCs w:val="22"/>
      <w:lang w:bidi="ar-SA"/>
    </w:rPr>
  </w:style>
  <w:style w:type="character" w:customStyle="1" w:styleId="StepList2Char">
    <w:name w:val="Step List 2 Char"/>
    <w:basedOn w:val="StepListChar"/>
    <w:link w:val="StepList2"/>
    <w:semiHidden/>
    <w:rsid w:val="0066441E"/>
    <w:rPr>
      <w:rFonts w:ascii="Arial" w:hAnsi="Arial"/>
      <w:sz w:val="22"/>
      <w:szCs w:val="22"/>
      <w:lang w:bidi="ar-SA"/>
    </w:rPr>
  </w:style>
  <w:style w:type="paragraph" w:styleId="DocumentMap">
    <w:name w:val="Document Map"/>
    <w:basedOn w:val="Normal"/>
    <w:semiHidden/>
    <w:rsid w:val="00F03DF3"/>
    <w:pPr>
      <w:shd w:val="clear" w:color="auto" w:fill="000080"/>
    </w:pPr>
    <w:rPr>
      <w:rFonts w:ascii="Tahoma" w:hAnsi="Tahoma" w:cs="Tahoma"/>
    </w:rPr>
  </w:style>
  <w:style w:type="character" w:styleId="PageNumber">
    <w:name w:val="page number"/>
    <w:basedOn w:val="DefaultParagraphFont"/>
    <w:uiPriority w:val="99"/>
    <w:semiHidden/>
    <w:rsid w:val="00F03DF3"/>
  </w:style>
  <w:style w:type="character" w:customStyle="1" w:styleId="Char">
    <w:name w:val="Char"/>
    <w:rsid w:val="00AD4E9F"/>
    <w:rPr>
      <w:rFonts w:ascii="Arial" w:eastAsia="SimSun" w:hAnsi="Arial"/>
      <w:sz w:val="22"/>
      <w:szCs w:val="24"/>
      <w:lang w:val="en-US" w:eastAsia="zh-CN" w:bidi="ar-SA"/>
    </w:rPr>
  </w:style>
  <w:style w:type="character" w:styleId="HTMLTypewriter">
    <w:name w:val="HTML Typewriter"/>
    <w:semiHidden/>
    <w:rsid w:val="00F03DF3"/>
    <w:rPr>
      <w:rFonts w:ascii="Courier New" w:hAnsi="Courier New"/>
      <w:sz w:val="20"/>
      <w:szCs w:val="20"/>
    </w:rPr>
  </w:style>
  <w:style w:type="character" w:customStyle="1" w:styleId="NumberedChar">
    <w:name w:val="Numbered Char"/>
    <w:basedOn w:val="Char"/>
    <w:link w:val="Numbered"/>
    <w:semiHidden/>
    <w:rsid w:val="00AD4E9F"/>
    <w:rPr>
      <w:rFonts w:ascii="Arial" w:eastAsia="SimSun" w:hAnsi="Arial"/>
      <w:sz w:val="22"/>
      <w:szCs w:val="24"/>
      <w:lang w:val="en-US" w:eastAsia="zh-CN" w:bidi="ar-SA"/>
    </w:rPr>
  </w:style>
  <w:style w:type="character" w:customStyle="1" w:styleId="Commentalti">
    <w:name w:val="Comment [alt+i]"/>
    <w:semiHidden/>
    <w:rsid w:val="00F03DF3"/>
    <w:rPr>
      <w:rFonts w:ascii="Arial" w:hAnsi="Arial"/>
      <w:color w:val="77AA33"/>
      <w:sz w:val="20"/>
    </w:rPr>
  </w:style>
  <w:style w:type="paragraph" w:styleId="ListBullet4">
    <w:name w:val="List Bullet 4"/>
    <w:basedOn w:val="Normal"/>
    <w:autoRedefine/>
    <w:semiHidden/>
    <w:rsid w:val="00F03DF3"/>
    <w:pPr>
      <w:numPr>
        <w:ilvl w:val="3"/>
        <w:numId w:val="22"/>
      </w:numPr>
    </w:pPr>
  </w:style>
  <w:style w:type="paragraph" w:styleId="ListBullet5">
    <w:name w:val="List Bullet 5"/>
    <w:basedOn w:val="Normal"/>
    <w:autoRedefine/>
    <w:semiHidden/>
    <w:rsid w:val="00F03DF3"/>
    <w:pPr>
      <w:numPr>
        <w:ilvl w:val="4"/>
        <w:numId w:val="22"/>
      </w:numPr>
    </w:pPr>
  </w:style>
  <w:style w:type="character" w:styleId="CommentReference">
    <w:name w:val="annotation reference"/>
    <w:semiHidden/>
    <w:rsid w:val="00F03DF3"/>
    <w:rPr>
      <w:sz w:val="16"/>
      <w:szCs w:val="16"/>
    </w:rPr>
  </w:style>
  <w:style w:type="paragraph" w:customStyle="1" w:styleId="GeneralInstructions">
    <w:name w:val="General Instructions"/>
    <w:basedOn w:val="BodyText"/>
    <w:link w:val="GeneralInstructionsChar"/>
    <w:semiHidden/>
    <w:rsid w:val="00F03DF3"/>
    <w:rPr>
      <w:rFonts w:eastAsia="SimSun"/>
      <w:color w:val="669900"/>
    </w:rPr>
  </w:style>
  <w:style w:type="character" w:styleId="EndnoteReference">
    <w:name w:val="endnote reference"/>
    <w:semiHidden/>
    <w:rsid w:val="00F03DF3"/>
    <w:rPr>
      <w:vertAlign w:val="superscript"/>
    </w:rPr>
  </w:style>
  <w:style w:type="paragraph" w:styleId="EndnoteText">
    <w:name w:val="endnote text"/>
    <w:basedOn w:val="Normal"/>
    <w:semiHidden/>
    <w:rsid w:val="00F03DF3"/>
    <w:rPr>
      <w:sz w:val="20"/>
      <w:szCs w:val="20"/>
    </w:rPr>
  </w:style>
  <w:style w:type="character" w:customStyle="1" w:styleId="GeneralInstructionsChar">
    <w:name w:val="General Instructions Char"/>
    <w:link w:val="GeneralInstructions"/>
    <w:rsid w:val="00F03DF3"/>
    <w:rPr>
      <w:rFonts w:ascii="Arial" w:eastAsia="SimSun" w:hAnsi="Arial"/>
      <w:color w:val="669900"/>
      <w:sz w:val="22"/>
      <w:szCs w:val="24"/>
      <w:lang w:val="en-US" w:eastAsia="zh-CN" w:bidi="ar-SA"/>
    </w:rPr>
  </w:style>
  <w:style w:type="paragraph" w:styleId="Index1">
    <w:name w:val="index 1"/>
    <w:basedOn w:val="Normal"/>
    <w:next w:val="Normal"/>
    <w:autoRedefine/>
    <w:semiHidden/>
    <w:rsid w:val="00F03DF3"/>
    <w:pPr>
      <w:ind w:left="220" w:hanging="220"/>
    </w:pPr>
  </w:style>
  <w:style w:type="paragraph" w:styleId="Index2">
    <w:name w:val="index 2"/>
    <w:basedOn w:val="Normal"/>
    <w:next w:val="Normal"/>
    <w:autoRedefine/>
    <w:semiHidden/>
    <w:rsid w:val="00F03DF3"/>
    <w:pPr>
      <w:ind w:left="440" w:hanging="220"/>
    </w:pPr>
  </w:style>
  <w:style w:type="paragraph" w:styleId="Index3">
    <w:name w:val="index 3"/>
    <w:basedOn w:val="Normal"/>
    <w:next w:val="Normal"/>
    <w:autoRedefine/>
    <w:semiHidden/>
    <w:rsid w:val="00F03DF3"/>
    <w:pPr>
      <w:ind w:left="660" w:hanging="220"/>
    </w:pPr>
  </w:style>
  <w:style w:type="paragraph" w:styleId="Index4">
    <w:name w:val="index 4"/>
    <w:basedOn w:val="Normal"/>
    <w:next w:val="Normal"/>
    <w:autoRedefine/>
    <w:semiHidden/>
    <w:rsid w:val="00F03DF3"/>
    <w:pPr>
      <w:ind w:left="880" w:hanging="220"/>
    </w:pPr>
  </w:style>
  <w:style w:type="paragraph" w:styleId="Index5">
    <w:name w:val="index 5"/>
    <w:basedOn w:val="Normal"/>
    <w:next w:val="Normal"/>
    <w:autoRedefine/>
    <w:semiHidden/>
    <w:rsid w:val="00F03DF3"/>
    <w:pPr>
      <w:ind w:left="1100" w:hanging="220"/>
    </w:pPr>
  </w:style>
  <w:style w:type="paragraph" w:styleId="Index6">
    <w:name w:val="index 6"/>
    <w:basedOn w:val="Normal"/>
    <w:next w:val="Normal"/>
    <w:autoRedefine/>
    <w:semiHidden/>
    <w:rsid w:val="00F03DF3"/>
    <w:pPr>
      <w:ind w:left="1320" w:hanging="220"/>
    </w:pPr>
  </w:style>
  <w:style w:type="paragraph" w:styleId="Index7">
    <w:name w:val="index 7"/>
    <w:basedOn w:val="Normal"/>
    <w:next w:val="Normal"/>
    <w:autoRedefine/>
    <w:semiHidden/>
    <w:rsid w:val="00F03DF3"/>
    <w:pPr>
      <w:ind w:left="1680" w:hanging="240"/>
    </w:pPr>
  </w:style>
  <w:style w:type="paragraph" w:styleId="Index8">
    <w:name w:val="index 8"/>
    <w:basedOn w:val="Normal"/>
    <w:next w:val="Normal"/>
    <w:autoRedefine/>
    <w:semiHidden/>
    <w:rsid w:val="00F03DF3"/>
    <w:pPr>
      <w:ind w:left="1920" w:hanging="240"/>
    </w:pPr>
  </w:style>
  <w:style w:type="paragraph" w:styleId="Index9">
    <w:name w:val="index 9"/>
    <w:basedOn w:val="Normal"/>
    <w:next w:val="Normal"/>
    <w:autoRedefine/>
    <w:semiHidden/>
    <w:rsid w:val="00F03DF3"/>
    <w:pPr>
      <w:ind w:left="2160" w:hanging="240"/>
    </w:pPr>
  </w:style>
  <w:style w:type="paragraph" w:styleId="IndexHeading">
    <w:name w:val="index heading"/>
    <w:basedOn w:val="Normal"/>
    <w:next w:val="Index1"/>
    <w:semiHidden/>
    <w:rsid w:val="00F03DF3"/>
    <w:rPr>
      <w:b/>
      <w:bCs/>
    </w:rPr>
  </w:style>
  <w:style w:type="paragraph" w:styleId="ListBullet">
    <w:name w:val="List Bullet"/>
    <w:basedOn w:val="Normal"/>
    <w:rsid w:val="00F03DF3"/>
    <w:pPr>
      <w:keepLines/>
      <w:numPr>
        <w:numId w:val="22"/>
      </w:numPr>
      <w:spacing w:before="60"/>
      <w:ind w:right="432"/>
      <w:contextualSpacing/>
    </w:pPr>
  </w:style>
  <w:style w:type="paragraph" w:styleId="ListNumber">
    <w:name w:val="List Number"/>
    <w:basedOn w:val="Normal"/>
    <w:semiHidden/>
    <w:rsid w:val="00F03DF3"/>
    <w:pPr>
      <w:numPr>
        <w:numId w:val="8"/>
      </w:numPr>
    </w:pPr>
  </w:style>
  <w:style w:type="paragraph" w:styleId="ListNumber2">
    <w:name w:val="List Number 2"/>
    <w:basedOn w:val="Normal"/>
    <w:semiHidden/>
    <w:rsid w:val="00F03DF3"/>
    <w:pPr>
      <w:numPr>
        <w:numId w:val="9"/>
      </w:numPr>
    </w:pPr>
  </w:style>
  <w:style w:type="paragraph" w:styleId="ListNumber3">
    <w:name w:val="List Number 3"/>
    <w:basedOn w:val="Normal"/>
    <w:semiHidden/>
    <w:rsid w:val="00F03DF3"/>
    <w:pPr>
      <w:numPr>
        <w:numId w:val="10"/>
      </w:numPr>
    </w:pPr>
  </w:style>
  <w:style w:type="paragraph" w:styleId="ListNumber4">
    <w:name w:val="List Number 4"/>
    <w:basedOn w:val="Normal"/>
    <w:semiHidden/>
    <w:rsid w:val="00F03DF3"/>
    <w:pPr>
      <w:numPr>
        <w:numId w:val="11"/>
      </w:numPr>
    </w:pPr>
  </w:style>
  <w:style w:type="paragraph" w:styleId="ListNumber5">
    <w:name w:val="List Number 5"/>
    <w:basedOn w:val="Normal"/>
    <w:semiHidden/>
    <w:rsid w:val="00F03DF3"/>
    <w:pPr>
      <w:numPr>
        <w:numId w:val="12"/>
      </w:numPr>
    </w:pPr>
  </w:style>
  <w:style w:type="paragraph" w:customStyle="1" w:styleId="ListSteps">
    <w:name w:val="List Steps"/>
    <w:basedOn w:val="Normal"/>
    <w:semiHidden/>
    <w:rsid w:val="00F03DF3"/>
    <w:pPr>
      <w:spacing w:before="240" w:after="60"/>
    </w:pPr>
    <w:rPr>
      <w:szCs w:val="22"/>
    </w:rPr>
  </w:style>
  <w:style w:type="numbering" w:customStyle="1" w:styleId="StyleNumberedLeft0Hanging025">
    <w:name w:val="Style Numbered Left:  0&quot; Hanging:  0.25&quot;"/>
    <w:basedOn w:val="NoList"/>
    <w:semiHidden/>
    <w:rsid w:val="00F03DF3"/>
    <w:pPr>
      <w:numPr>
        <w:numId w:val="13"/>
      </w:numPr>
    </w:pPr>
  </w:style>
  <w:style w:type="paragraph" w:styleId="TableofAuthorities">
    <w:name w:val="table of authorities"/>
    <w:basedOn w:val="Normal"/>
    <w:next w:val="Normal"/>
    <w:semiHidden/>
    <w:rsid w:val="00F03DF3"/>
    <w:pPr>
      <w:ind w:left="240" w:hanging="240"/>
    </w:pPr>
  </w:style>
  <w:style w:type="paragraph" w:styleId="TableofFigures">
    <w:name w:val="table of figures"/>
    <w:basedOn w:val="Normal"/>
    <w:next w:val="Normal"/>
    <w:semiHidden/>
    <w:rsid w:val="00F03DF3"/>
    <w:pPr>
      <w:ind w:left="480" w:hanging="480"/>
    </w:pPr>
  </w:style>
  <w:style w:type="paragraph" w:styleId="TOAHeading">
    <w:name w:val="toa heading"/>
    <w:basedOn w:val="Normal"/>
    <w:next w:val="Normal"/>
    <w:semiHidden/>
    <w:rsid w:val="00F03DF3"/>
    <w:rPr>
      <w:b/>
      <w:bCs/>
    </w:rPr>
  </w:style>
  <w:style w:type="paragraph" w:customStyle="1" w:styleId="Appendix">
    <w:name w:val="Appendix"/>
    <w:basedOn w:val="Normal"/>
    <w:autoRedefine/>
    <w:semiHidden/>
    <w:rsid w:val="00F03DF3"/>
    <w:pPr>
      <w:pageBreakBefore/>
      <w:pBdr>
        <w:top w:val="single" w:sz="4" w:space="1" w:color="auto"/>
      </w:pBdr>
      <w:tabs>
        <w:tab w:val="left" w:pos="2430"/>
      </w:tabs>
      <w:ind w:right="216"/>
      <w:outlineLvl w:val="0"/>
    </w:pPr>
    <w:rPr>
      <w:rFonts w:eastAsia="SimSun" w:cs="Arial"/>
      <w:b/>
      <w:i/>
      <w:spacing w:val="-3"/>
      <w:lang w:eastAsia="zh-CN"/>
    </w:rPr>
  </w:style>
  <w:style w:type="character" w:styleId="FollowedHyperlink">
    <w:name w:val="FollowedHyperlink"/>
    <w:semiHidden/>
    <w:rsid w:val="00F03DF3"/>
    <w:rPr>
      <w:color w:val="800080"/>
      <w:u w:val="single"/>
    </w:rPr>
  </w:style>
  <w:style w:type="table" w:customStyle="1" w:styleId="FooterGrid">
    <w:name w:val="Footer Grid"/>
    <w:basedOn w:val="TableNormal"/>
    <w:semiHidden/>
    <w:rsid w:val="00F03DF3"/>
    <w:rPr>
      <w:rFonts w:ascii="Arial" w:hAnsi="Arial"/>
    </w:rPr>
    <w:tblPr>
      <w:tblCellMar>
        <w:top w:w="14" w:type="dxa"/>
        <w:left w:w="115" w:type="dxa"/>
        <w:bottom w:w="14" w:type="dxa"/>
        <w:right w:w="115" w:type="dxa"/>
      </w:tblCellMar>
    </w:tblPr>
  </w:style>
  <w:style w:type="table" w:customStyle="1" w:styleId="HelpBox">
    <w:name w:val="Help Box"/>
    <w:basedOn w:val="TableNormal"/>
    <w:semiHidden/>
    <w:rsid w:val="00F03DF3"/>
    <w:tblPr>
      <w:jc w:val="center"/>
    </w:tblPr>
    <w:trPr>
      <w:jc w:val="center"/>
    </w:trPr>
    <w:tcPr>
      <w:shd w:val="clear" w:color="auto" w:fill="E0E0E0"/>
    </w:tcPr>
  </w:style>
  <w:style w:type="paragraph" w:customStyle="1" w:styleId="IDComments">
    <w:name w:val="ID Comments"/>
    <w:basedOn w:val="Normal"/>
    <w:semiHidden/>
    <w:rsid w:val="00F03DF3"/>
    <w:pPr>
      <w:ind w:left="65"/>
    </w:pPr>
    <w:rPr>
      <w:color w:val="0000FF"/>
    </w:rPr>
  </w:style>
  <w:style w:type="paragraph" w:customStyle="1" w:styleId="IDTeam">
    <w:name w:val="IDTeam"/>
    <w:semiHidden/>
    <w:rsid w:val="00F03DF3"/>
    <w:pPr>
      <w:tabs>
        <w:tab w:val="left" w:pos="900"/>
      </w:tabs>
      <w:spacing w:after="360" w:line="288" w:lineRule="auto"/>
    </w:pPr>
    <w:rPr>
      <w:rFonts w:ascii="Arial Narrow" w:eastAsia="SimSun" w:hAnsi="Arial Narrow" w:cs="Arial"/>
      <w:color w:val="333333"/>
      <w:sz w:val="40"/>
      <w:szCs w:val="44"/>
      <w:lang w:eastAsia="zh-CN" w:bidi="ar-SA"/>
    </w:rPr>
  </w:style>
  <w:style w:type="paragraph" w:styleId="ListBullet2">
    <w:name w:val="List Bullet 2"/>
    <w:basedOn w:val="Normal"/>
    <w:rsid w:val="00F03DF3"/>
    <w:pPr>
      <w:keepLines/>
      <w:numPr>
        <w:ilvl w:val="1"/>
        <w:numId w:val="22"/>
      </w:numPr>
      <w:spacing w:before="0"/>
      <w:ind w:right="432"/>
      <w:contextualSpacing/>
    </w:pPr>
  </w:style>
  <w:style w:type="paragraph" w:styleId="ListBullet3">
    <w:name w:val="List Bullet 3"/>
    <w:basedOn w:val="Normal"/>
    <w:autoRedefine/>
    <w:semiHidden/>
    <w:rsid w:val="00F03DF3"/>
    <w:pPr>
      <w:numPr>
        <w:ilvl w:val="2"/>
        <w:numId w:val="22"/>
      </w:numPr>
    </w:pPr>
  </w:style>
  <w:style w:type="paragraph" w:styleId="NormalWeb">
    <w:name w:val="Normal (Web)"/>
    <w:basedOn w:val="Normal"/>
    <w:uiPriority w:val="99"/>
    <w:semiHidden/>
    <w:rsid w:val="00F03DF3"/>
    <w:rPr>
      <w:rFonts w:ascii="Times New Roman" w:hAnsi="Times New Roman"/>
      <w:sz w:val="24"/>
    </w:rPr>
  </w:style>
  <w:style w:type="paragraph" w:customStyle="1" w:styleId="NormalWeb1">
    <w:name w:val="Normal (Web)1"/>
    <w:basedOn w:val="Normal"/>
    <w:semiHidden/>
    <w:rsid w:val="00F03DF3"/>
    <w:pPr>
      <w:spacing w:before="100" w:beforeAutospacing="1" w:after="115"/>
    </w:pPr>
  </w:style>
  <w:style w:type="paragraph" w:customStyle="1" w:styleId="Sample">
    <w:name w:val="Sample"/>
    <w:basedOn w:val="Normal"/>
    <w:autoRedefine/>
    <w:semiHidden/>
    <w:rsid w:val="00F03DF3"/>
    <w:pPr>
      <w:spacing w:before="240"/>
    </w:pPr>
    <w:rPr>
      <w:i/>
      <w:iCs/>
      <w:color w:val="339966"/>
      <w:lang w:eastAsia="zh-TW"/>
    </w:rPr>
  </w:style>
  <w:style w:type="paragraph" w:customStyle="1" w:styleId="SampleBold">
    <w:name w:val="Sample Bold"/>
    <w:basedOn w:val="Normal"/>
    <w:autoRedefine/>
    <w:semiHidden/>
    <w:rsid w:val="00F03DF3"/>
    <w:rPr>
      <w:b/>
      <w:bCs/>
      <w:i/>
      <w:iCs/>
      <w:color w:val="339966"/>
    </w:rPr>
  </w:style>
  <w:style w:type="paragraph" w:customStyle="1" w:styleId="SamplecodeIndent">
    <w:name w:val="Sample code_Indent"/>
    <w:basedOn w:val="Normal"/>
    <w:semiHidden/>
    <w:rsid w:val="00F03DF3"/>
    <w:pPr>
      <w:overflowPunct w:val="0"/>
      <w:autoSpaceDE w:val="0"/>
      <w:autoSpaceDN w:val="0"/>
      <w:adjustRightInd w:val="0"/>
      <w:ind w:left="446"/>
      <w:textAlignment w:val="baseline"/>
    </w:pPr>
    <w:rPr>
      <w:rFonts w:ascii="Courier New" w:hAnsi="Courier New"/>
    </w:rPr>
  </w:style>
  <w:style w:type="table" w:customStyle="1" w:styleId="StepsGrid">
    <w:name w:val="Steps Grid"/>
    <w:basedOn w:val="TableNormal"/>
    <w:semiHidden/>
    <w:rsid w:val="00F03DF3"/>
    <w:rPr>
      <w:rFonts w:ascii="Arial" w:hAnsi="Arial"/>
      <w:sz w:val="24"/>
    </w:rPr>
    <w:tblPr/>
  </w:style>
  <w:style w:type="paragraph" w:customStyle="1" w:styleId="Substep">
    <w:name w:val="Substep"/>
    <w:basedOn w:val="Normal"/>
    <w:autoRedefine/>
    <w:semiHidden/>
    <w:rsid w:val="00F03DF3"/>
  </w:style>
  <w:style w:type="paragraph" w:customStyle="1" w:styleId="TableNumber">
    <w:name w:val="Table Number"/>
    <w:basedOn w:val="Normal"/>
    <w:semiHidden/>
    <w:rsid w:val="00F03DF3"/>
    <w:pPr>
      <w:numPr>
        <w:numId w:val="14"/>
      </w:numPr>
      <w:spacing w:before="40"/>
      <w:ind w:right="72"/>
    </w:pPr>
    <w:rPr>
      <w:iCs/>
      <w:szCs w:val="20"/>
    </w:rPr>
  </w:style>
  <w:style w:type="paragraph" w:customStyle="1" w:styleId="TableofContentsTitle">
    <w:name w:val="Table of Contents Title"/>
    <w:basedOn w:val="Normal"/>
    <w:autoRedefine/>
    <w:semiHidden/>
    <w:rsid w:val="00F03DF3"/>
    <w:rPr>
      <w:b/>
      <w:sz w:val="32"/>
      <w:szCs w:val="32"/>
    </w:rPr>
  </w:style>
  <w:style w:type="character" w:customStyle="1" w:styleId="Code-Characterstyle">
    <w:name w:val="Code - Character style"/>
    <w:semiHidden/>
    <w:rsid w:val="00F03DF3"/>
    <w:rPr>
      <w:rFonts w:ascii="Courier New" w:hAnsi="Courier New"/>
    </w:rPr>
  </w:style>
  <w:style w:type="character" w:customStyle="1" w:styleId="BodyTextChar">
    <w:name w:val="Body Text Char"/>
    <w:link w:val="BodyText"/>
    <w:rsid w:val="00F03DF3"/>
    <w:rPr>
      <w:rFonts w:ascii="Arial" w:eastAsia="Arial Unicode MS" w:hAnsi="Arial"/>
      <w:sz w:val="22"/>
      <w:szCs w:val="24"/>
      <w:lang w:val="en-US" w:eastAsia="zh-CN" w:bidi="ar-SA"/>
    </w:rPr>
  </w:style>
  <w:style w:type="paragraph" w:customStyle="1" w:styleId="StepListContinued-nonumber">
    <w:name w:val="Step List Continued - no number"/>
    <w:basedOn w:val="StepList"/>
    <w:rsid w:val="00F03DF3"/>
    <w:pPr>
      <w:numPr>
        <w:numId w:val="19"/>
      </w:numPr>
      <w:spacing w:before="120"/>
    </w:pPr>
    <w:rPr>
      <w:lang w:val="fr-FR"/>
    </w:rPr>
  </w:style>
  <w:style w:type="numbering" w:styleId="ArticleSection">
    <w:name w:val="Outline List 3"/>
    <w:basedOn w:val="NoList"/>
    <w:semiHidden/>
    <w:rsid w:val="00F03DF3"/>
    <w:pPr>
      <w:numPr>
        <w:numId w:val="15"/>
      </w:numPr>
    </w:pPr>
  </w:style>
  <w:style w:type="paragraph" w:customStyle="1" w:styleId="Demo">
    <w:name w:val="Demo"/>
    <w:basedOn w:val="Normal"/>
    <w:next w:val="BodyText"/>
    <w:semiHidden/>
    <w:rsid w:val="00F03DF3"/>
    <w:pPr>
      <w:keepNext/>
      <w:pageBreakBefore/>
      <w:numPr>
        <w:numId w:val="20"/>
      </w:numPr>
      <w:pBdr>
        <w:top w:val="single" w:sz="4" w:space="1" w:color="auto"/>
      </w:pBdr>
      <w:spacing w:before="0" w:after="240"/>
      <w:outlineLvl w:val="0"/>
    </w:pPr>
    <w:rPr>
      <w:rFonts w:ascii="Arial Bold" w:eastAsia="Arial Unicode MS" w:hAnsi="Arial Bold" w:cs="Arial Bold"/>
      <w:b/>
      <w:bCs/>
      <w:kern w:val="32"/>
      <w:sz w:val="32"/>
      <w:szCs w:val="32"/>
      <w:lang w:eastAsia="zh-CN"/>
    </w:rPr>
  </w:style>
  <w:style w:type="paragraph" w:customStyle="1" w:styleId="StepDetails">
    <w:name w:val="Step Details"/>
    <w:basedOn w:val="Normal"/>
    <w:autoRedefine/>
    <w:semiHidden/>
    <w:rsid w:val="00F03DF3"/>
    <w:pPr>
      <w:spacing w:before="0" w:after="240"/>
      <w:ind w:left="65"/>
    </w:pPr>
    <w:rPr>
      <w:rFonts w:eastAsia="SimSun"/>
      <w:color w:val="000000"/>
      <w:sz w:val="24"/>
      <w:lang w:eastAsia="zh-CN"/>
    </w:rPr>
  </w:style>
  <w:style w:type="paragraph" w:styleId="BlockText">
    <w:name w:val="Block Text"/>
    <w:basedOn w:val="Normal"/>
    <w:semiHidden/>
    <w:rsid w:val="00F03DF3"/>
    <w:pPr>
      <w:ind w:left="1440" w:right="1440"/>
    </w:pPr>
  </w:style>
  <w:style w:type="paragraph" w:styleId="BodyText2">
    <w:name w:val="Body Text 2"/>
    <w:basedOn w:val="Normal"/>
    <w:semiHidden/>
    <w:rsid w:val="00F03DF3"/>
    <w:pPr>
      <w:spacing w:line="480" w:lineRule="auto"/>
    </w:pPr>
  </w:style>
  <w:style w:type="paragraph" w:styleId="BodyTextIndent">
    <w:name w:val="Body Text Indent"/>
    <w:basedOn w:val="Normal"/>
    <w:semiHidden/>
    <w:rsid w:val="00F03DF3"/>
    <w:pPr>
      <w:ind w:left="360"/>
    </w:pPr>
  </w:style>
  <w:style w:type="paragraph" w:styleId="BodyText3">
    <w:name w:val="Body Text 3"/>
    <w:basedOn w:val="Normal"/>
    <w:semiHidden/>
    <w:rsid w:val="00F03DF3"/>
    <w:rPr>
      <w:sz w:val="16"/>
      <w:szCs w:val="16"/>
    </w:rPr>
  </w:style>
  <w:style w:type="paragraph" w:styleId="BodyTextIndent2">
    <w:name w:val="Body Text Indent 2"/>
    <w:basedOn w:val="Normal"/>
    <w:semiHidden/>
    <w:rsid w:val="00F03DF3"/>
    <w:pPr>
      <w:spacing w:line="480" w:lineRule="auto"/>
      <w:ind w:left="360"/>
    </w:pPr>
  </w:style>
  <w:style w:type="paragraph" w:styleId="BodyTextIndent3">
    <w:name w:val="Body Text Indent 3"/>
    <w:basedOn w:val="Normal"/>
    <w:semiHidden/>
    <w:rsid w:val="00F03DF3"/>
    <w:pPr>
      <w:ind w:left="360"/>
    </w:pPr>
    <w:rPr>
      <w:sz w:val="16"/>
      <w:szCs w:val="16"/>
    </w:rPr>
  </w:style>
  <w:style w:type="paragraph" w:styleId="Closing">
    <w:name w:val="Closing"/>
    <w:basedOn w:val="Normal"/>
    <w:semiHidden/>
    <w:rsid w:val="00F03DF3"/>
    <w:pPr>
      <w:ind w:left="4320"/>
    </w:pPr>
  </w:style>
  <w:style w:type="paragraph" w:styleId="Date">
    <w:name w:val="Date"/>
    <w:basedOn w:val="Normal"/>
    <w:next w:val="Normal"/>
    <w:semiHidden/>
    <w:rsid w:val="00F03DF3"/>
  </w:style>
  <w:style w:type="paragraph" w:styleId="E-mailSignature">
    <w:name w:val="E-mail Signature"/>
    <w:basedOn w:val="Normal"/>
    <w:semiHidden/>
    <w:rsid w:val="00F03DF3"/>
  </w:style>
  <w:style w:type="paragraph" w:styleId="BodyTextFirstIndent">
    <w:name w:val="Body Text First Indent"/>
    <w:basedOn w:val="BodyText"/>
    <w:semiHidden/>
    <w:rsid w:val="00F03DF3"/>
    <w:pPr>
      <w:ind w:firstLine="210"/>
    </w:pPr>
    <w:rPr>
      <w:rFonts w:eastAsia="Times New Roman"/>
      <w:lang w:eastAsia="en-US"/>
    </w:rPr>
  </w:style>
  <w:style w:type="paragraph" w:styleId="EnvelopeReturn">
    <w:name w:val="envelope return"/>
    <w:basedOn w:val="Normal"/>
    <w:semiHidden/>
    <w:rsid w:val="00F03DF3"/>
    <w:rPr>
      <w:sz w:val="20"/>
      <w:szCs w:val="20"/>
    </w:rPr>
  </w:style>
  <w:style w:type="character" w:styleId="HTMLAcronym">
    <w:name w:val="HTML Acronym"/>
    <w:basedOn w:val="DefaultParagraphFont"/>
    <w:semiHidden/>
    <w:rsid w:val="00F03DF3"/>
  </w:style>
  <w:style w:type="paragraph" w:styleId="HTMLAddress">
    <w:name w:val="HTML Address"/>
    <w:basedOn w:val="Normal"/>
    <w:semiHidden/>
    <w:rsid w:val="00F03DF3"/>
    <w:rPr>
      <w:i/>
      <w:iCs/>
    </w:rPr>
  </w:style>
  <w:style w:type="character" w:styleId="HTMLCite">
    <w:name w:val="HTML Cite"/>
    <w:semiHidden/>
    <w:rsid w:val="00F03DF3"/>
    <w:rPr>
      <w:i/>
      <w:iCs/>
    </w:rPr>
  </w:style>
  <w:style w:type="character" w:styleId="HTMLCode">
    <w:name w:val="HTML Code"/>
    <w:uiPriority w:val="99"/>
    <w:semiHidden/>
    <w:rsid w:val="00F03DF3"/>
    <w:rPr>
      <w:rFonts w:ascii="Courier New" w:hAnsi="Courier New"/>
      <w:sz w:val="20"/>
      <w:szCs w:val="20"/>
    </w:rPr>
  </w:style>
  <w:style w:type="character" w:styleId="HTMLDefinition">
    <w:name w:val="HTML Definition"/>
    <w:semiHidden/>
    <w:rsid w:val="00F03DF3"/>
    <w:rPr>
      <w:i/>
      <w:iCs/>
    </w:rPr>
  </w:style>
  <w:style w:type="character" w:styleId="HTMLKeyboard">
    <w:name w:val="HTML Keyboard"/>
    <w:semiHidden/>
    <w:rsid w:val="00F03DF3"/>
    <w:rPr>
      <w:rFonts w:ascii="Courier New" w:hAnsi="Courier New"/>
      <w:sz w:val="20"/>
      <w:szCs w:val="20"/>
    </w:rPr>
  </w:style>
  <w:style w:type="paragraph" w:styleId="HTMLPreformatted">
    <w:name w:val="HTML Preformatted"/>
    <w:basedOn w:val="Normal"/>
    <w:semiHidden/>
    <w:rsid w:val="00F03DF3"/>
    <w:rPr>
      <w:rFonts w:ascii="Courier New" w:hAnsi="Courier New"/>
      <w:sz w:val="20"/>
      <w:szCs w:val="20"/>
    </w:rPr>
  </w:style>
  <w:style w:type="character" w:styleId="HTMLSample">
    <w:name w:val="HTML Sample"/>
    <w:semiHidden/>
    <w:rsid w:val="00F03DF3"/>
    <w:rPr>
      <w:rFonts w:ascii="Courier New" w:hAnsi="Courier New"/>
    </w:rPr>
  </w:style>
  <w:style w:type="character" w:styleId="HTMLVariable">
    <w:name w:val="HTML Variable"/>
    <w:semiHidden/>
    <w:rsid w:val="00F03DF3"/>
    <w:rPr>
      <w:i/>
      <w:iCs/>
    </w:rPr>
  </w:style>
  <w:style w:type="character" w:styleId="LineNumber">
    <w:name w:val="line number"/>
    <w:basedOn w:val="DefaultParagraphFont"/>
    <w:semiHidden/>
    <w:rsid w:val="00F03DF3"/>
  </w:style>
  <w:style w:type="paragraph" w:styleId="List4">
    <w:name w:val="List 4"/>
    <w:basedOn w:val="Normal"/>
    <w:semiHidden/>
    <w:rsid w:val="00F03DF3"/>
    <w:pPr>
      <w:ind w:left="1440" w:hanging="360"/>
    </w:pPr>
  </w:style>
  <w:style w:type="paragraph" w:styleId="List5">
    <w:name w:val="List 5"/>
    <w:basedOn w:val="Normal"/>
    <w:semiHidden/>
    <w:rsid w:val="00F03DF3"/>
    <w:pPr>
      <w:ind w:left="1800" w:hanging="360"/>
    </w:pPr>
  </w:style>
  <w:style w:type="paragraph" w:styleId="ListContinue">
    <w:name w:val="List Continue"/>
    <w:basedOn w:val="Normal"/>
    <w:semiHidden/>
    <w:rsid w:val="00F03DF3"/>
    <w:pPr>
      <w:ind w:left="360"/>
    </w:pPr>
  </w:style>
  <w:style w:type="paragraph" w:styleId="ListContinue2">
    <w:name w:val="List Continue 2"/>
    <w:basedOn w:val="Normal"/>
    <w:semiHidden/>
    <w:rsid w:val="00F03DF3"/>
    <w:pPr>
      <w:ind w:left="720"/>
    </w:pPr>
  </w:style>
  <w:style w:type="paragraph" w:styleId="ListContinue3">
    <w:name w:val="List Continue 3"/>
    <w:basedOn w:val="Normal"/>
    <w:semiHidden/>
    <w:rsid w:val="00F03DF3"/>
    <w:pPr>
      <w:ind w:left="1080"/>
    </w:pPr>
  </w:style>
  <w:style w:type="paragraph" w:styleId="ListContinue4">
    <w:name w:val="List Continue 4"/>
    <w:basedOn w:val="Normal"/>
    <w:semiHidden/>
    <w:rsid w:val="00F03DF3"/>
    <w:pPr>
      <w:ind w:left="1440"/>
    </w:pPr>
  </w:style>
  <w:style w:type="paragraph" w:styleId="ListContinue5">
    <w:name w:val="List Continue 5"/>
    <w:basedOn w:val="Normal"/>
    <w:semiHidden/>
    <w:rsid w:val="00F03DF3"/>
    <w:pPr>
      <w:ind w:left="1800"/>
    </w:pPr>
  </w:style>
  <w:style w:type="paragraph" w:styleId="PlainText">
    <w:name w:val="Plain Text"/>
    <w:basedOn w:val="Normal"/>
    <w:semiHidden/>
    <w:rsid w:val="00F03DF3"/>
    <w:rPr>
      <w:rFonts w:ascii="Courier New" w:hAnsi="Courier New"/>
      <w:sz w:val="20"/>
      <w:szCs w:val="20"/>
    </w:rPr>
  </w:style>
  <w:style w:type="paragraph" w:styleId="Salutation">
    <w:name w:val="Salutation"/>
    <w:basedOn w:val="Normal"/>
    <w:next w:val="Normal"/>
    <w:semiHidden/>
    <w:rsid w:val="00F03DF3"/>
  </w:style>
  <w:style w:type="paragraph" w:styleId="Signature">
    <w:name w:val="Signature"/>
    <w:basedOn w:val="Normal"/>
    <w:semiHidden/>
    <w:rsid w:val="00F03DF3"/>
    <w:pPr>
      <w:ind w:left="4320"/>
    </w:pPr>
  </w:style>
  <w:style w:type="table" w:styleId="Table3Deffects1">
    <w:name w:val="Table 3D effects 1"/>
    <w:basedOn w:val="TableNormal"/>
    <w:semiHidden/>
    <w:rsid w:val="00F03DF3"/>
    <w:pPr>
      <w:spacing w:before="120" w:after="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F03DF3"/>
    <w:pPr>
      <w:spacing w:before="120" w:after="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F03DF3"/>
    <w:pPr>
      <w:spacing w:before="120" w:after="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F03DF3"/>
    <w:pPr>
      <w:spacing w:before="120" w:after="1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F03DF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F03DF3"/>
    <w:pPr>
      <w:spacing w:before="120" w:after="1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F03DF3"/>
    <w:pPr>
      <w:spacing w:before="120" w:after="1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F03DF3"/>
    <w:pPr>
      <w:spacing w:before="120" w:after="1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F03DF3"/>
    <w:pPr>
      <w:spacing w:before="120" w:after="1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F03DF3"/>
    <w:pPr>
      <w:spacing w:before="120" w:after="1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F03DF3"/>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F03DF3"/>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F03DF3"/>
    <w:pPr>
      <w:spacing w:before="120" w:after="1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F03DF3"/>
    <w:pPr>
      <w:spacing w:before="120" w:after="1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F03DF3"/>
    <w:pPr>
      <w:spacing w:before="120" w:after="1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F03DF3"/>
    <w:pPr>
      <w:spacing w:before="120" w:after="1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3">
    <w:name w:val="Table Grid 3"/>
    <w:basedOn w:val="TableNormal"/>
    <w:semiHidden/>
    <w:rsid w:val="00F03DF3"/>
    <w:pPr>
      <w:spacing w:before="120" w:after="1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F03DF3"/>
    <w:pPr>
      <w:spacing w:before="120" w:after="1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F03DF3"/>
    <w:pPr>
      <w:spacing w:before="120" w:after="1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F03DF3"/>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F03DF3"/>
    <w:pPr>
      <w:spacing w:before="120" w:after="1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F03DF3"/>
    <w:pPr>
      <w:spacing w:before="120" w:after="1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F03DF3"/>
    <w:pPr>
      <w:spacing w:before="120"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F03DF3"/>
    <w:pPr>
      <w:spacing w:before="120" w:after="1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F03DF3"/>
    <w:pPr>
      <w:spacing w:before="120" w:after="1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F03DF3"/>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semiHidden/>
    <w:rsid w:val="00F03DF3"/>
    <w:pPr>
      <w:spacing w:before="120" w:after="1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F03DF3"/>
    <w:pPr>
      <w:spacing w:before="120" w:after="1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F03DF3"/>
    <w:pPr>
      <w:spacing w:before="120" w:after="1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F03DF3"/>
    <w:pPr>
      <w:spacing w:before="120" w:after="1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F03DF3"/>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F03DF3"/>
    <w:pPr>
      <w:spacing w:before="120" w:after="1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F03DF3"/>
    <w:pPr>
      <w:spacing w:before="120" w:after="1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F03DF3"/>
    <w:pPr>
      <w:spacing w:before="120" w:after="1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asicBodyText">
    <w:name w:val="Basic Body Text"/>
    <w:basedOn w:val="Normal"/>
    <w:semiHidden/>
    <w:rsid w:val="00F03DF3"/>
    <w:pPr>
      <w:spacing w:line="240" w:lineRule="exact"/>
      <w:ind w:right="-123"/>
    </w:pPr>
    <w:rPr>
      <w:rFonts w:cs="Arial"/>
      <w:color w:val="000000"/>
      <w:sz w:val="18"/>
      <w:szCs w:val="18"/>
    </w:rPr>
  </w:style>
  <w:style w:type="paragraph" w:styleId="BodyTextFirstIndent2">
    <w:name w:val="Body Text First Indent 2"/>
    <w:basedOn w:val="BodyTextIndent"/>
    <w:semiHidden/>
    <w:rsid w:val="00F03DF3"/>
    <w:pPr>
      <w:ind w:firstLine="210"/>
    </w:pPr>
  </w:style>
  <w:style w:type="numbering" w:styleId="111111">
    <w:name w:val="Outline List 2"/>
    <w:basedOn w:val="NoList"/>
    <w:semiHidden/>
    <w:rsid w:val="00F03DF3"/>
    <w:pPr>
      <w:numPr>
        <w:numId w:val="16"/>
      </w:numPr>
    </w:pPr>
  </w:style>
  <w:style w:type="numbering" w:styleId="1ai">
    <w:name w:val="Outline List 1"/>
    <w:basedOn w:val="NoList"/>
    <w:semiHidden/>
    <w:rsid w:val="00F03DF3"/>
    <w:pPr>
      <w:numPr>
        <w:numId w:val="17"/>
      </w:numPr>
    </w:pPr>
  </w:style>
  <w:style w:type="paragraph" w:styleId="List">
    <w:name w:val="List"/>
    <w:basedOn w:val="Normal"/>
    <w:semiHidden/>
    <w:rsid w:val="00F03DF3"/>
    <w:pPr>
      <w:ind w:left="360" w:hanging="360"/>
    </w:pPr>
  </w:style>
  <w:style w:type="paragraph" w:styleId="List2">
    <w:name w:val="List 2"/>
    <w:basedOn w:val="Normal"/>
    <w:semiHidden/>
    <w:rsid w:val="00F03DF3"/>
    <w:pPr>
      <w:ind w:left="720" w:hanging="360"/>
    </w:pPr>
  </w:style>
  <w:style w:type="paragraph" w:styleId="List3">
    <w:name w:val="List 3"/>
    <w:basedOn w:val="Normal"/>
    <w:semiHidden/>
    <w:rsid w:val="00F03DF3"/>
    <w:pPr>
      <w:ind w:left="1080" w:hanging="360"/>
    </w:pPr>
  </w:style>
  <w:style w:type="paragraph" w:styleId="MessageHeader">
    <w:name w:val="Message Header"/>
    <w:basedOn w:val="Normal"/>
    <w:semiHidden/>
    <w:rsid w:val="00F03DF3"/>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semiHidden/>
    <w:rsid w:val="00F03DF3"/>
    <w:pPr>
      <w:ind w:left="720"/>
    </w:pPr>
  </w:style>
  <w:style w:type="paragraph" w:styleId="NoteHeading">
    <w:name w:val="Note Heading"/>
    <w:basedOn w:val="Normal"/>
    <w:next w:val="Normal"/>
    <w:semiHidden/>
    <w:rsid w:val="00F03DF3"/>
  </w:style>
  <w:style w:type="table" w:styleId="TableSimple1">
    <w:name w:val="Table Simple 1"/>
    <w:basedOn w:val="TableNormal"/>
    <w:semiHidden/>
    <w:rsid w:val="00F03DF3"/>
    <w:pPr>
      <w:spacing w:before="120" w:after="1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EnvelopeAddress">
    <w:name w:val="envelope address"/>
    <w:basedOn w:val="Normal"/>
    <w:semiHidden/>
    <w:rsid w:val="00F03DF3"/>
    <w:pPr>
      <w:framePr w:w="7920" w:h="1980" w:hRule="exact" w:hSpace="180" w:wrap="auto" w:hAnchor="page" w:xAlign="center" w:yAlign="bottom"/>
      <w:ind w:left="2880"/>
    </w:pPr>
    <w:rPr>
      <w:sz w:val="24"/>
    </w:rPr>
  </w:style>
  <w:style w:type="paragraph" w:customStyle="1" w:styleId="DateTimePlace">
    <w:name w:val="Date / Time / Place"/>
    <w:basedOn w:val="Normal"/>
    <w:semiHidden/>
    <w:rsid w:val="00F03DF3"/>
    <w:pPr>
      <w:spacing w:after="0" w:line="240" w:lineRule="exact"/>
      <w:ind w:left="948"/>
    </w:pPr>
    <w:rPr>
      <w:i/>
      <w:sz w:val="18"/>
    </w:rPr>
  </w:style>
  <w:style w:type="character" w:customStyle="1" w:styleId="IDCommentalti">
    <w:name w:val="ID Comment [alt+i]"/>
    <w:semiHidden/>
    <w:rsid w:val="00F03DF3"/>
    <w:rPr>
      <w:rFonts w:ascii="Arial" w:hAnsi="Arial"/>
      <w:color w:val="77AA33"/>
      <w:sz w:val="20"/>
    </w:rPr>
  </w:style>
  <w:style w:type="paragraph" w:customStyle="1" w:styleId="ProofExplorationofTechnology">
    <w:name w:val="Proof / Exploration of Technology"/>
    <w:next w:val="Normal"/>
    <w:semiHidden/>
    <w:rsid w:val="00F03DF3"/>
    <w:pPr>
      <w:spacing w:before="120" w:after="200"/>
      <w:ind w:left="432"/>
    </w:pPr>
    <w:rPr>
      <w:rFonts w:ascii="Arial" w:hAnsi="Arial"/>
      <w:caps/>
      <w:sz w:val="21"/>
      <w:szCs w:val="24"/>
      <w:lang w:bidi="ar-SA"/>
    </w:rPr>
  </w:style>
  <w:style w:type="paragraph" w:styleId="BalloonText">
    <w:name w:val="Balloon Text"/>
    <w:basedOn w:val="Normal"/>
    <w:semiHidden/>
    <w:rsid w:val="00F03DF3"/>
    <w:rPr>
      <w:rFonts w:ascii="Tahoma" w:hAnsi="Tahoma" w:cs="Tahoma"/>
      <w:sz w:val="16"/>
      <w:szCs w:val="16"/>
    </w:rPr>
  </w:style>
  <w:style w:type="numbering" w:customStyle="1" w:styleId="StyleBulleted">
    <w:name w:val="Style Bulleted"/>
    <w:basedOn w:val="NoList"/>
    <w:semiHidden/>
    <w:rsid w:val="00F03DF3"/>
    <w:pPr>
      <w:numPr>
        <w:numId w:val="18"/>
      </w:numPr>
    </w:pPr>
  </w:style>
  <w:style w:type="paragraph" w:customStyle="1" w:styleId="sub-title">
    <w:name w:val="sub-title"/>
    <w:basedOn w:val="Normal"/>
    <w:semiHidden/>
    <w:rsid w:val="00F03DF3"/>
    <w:pPr>
      <w:jc w:val="center"/>
    </w:pPr>
    <w:rPr>
      <w:b/>
      <w:bCs/>
    </w:rPr>
  </w:style>
  <w:style w:type="paragraph" w:customStyle="1" w:styleId="sub-title-light">
    <w:name w:val="sub-title - light"/>
    <w:basedOn w:val="Normal"/>
    <w:semiHidden/>
    <w:rsid w:val="00F03DF3"/>
    <w:pPr>
      <w:jc w:val="center"/>
    </w:pPr>
    <w:rPr>
      <w:bCs/>
    </w:rPr>
  </w:style>
  <w:style w:type="paragraph" w:customStyle="1" w:styleId="DefaultText">
    <w:name w:val="Default Text"/>
    <w:basedOn w:val="Normal"/>
    <w:link w:val="DefaultTextChar"/>
    <w:semiHidden/>
    <w:rsid w:val="00F03DF3"/>
    <w:pPr>
      <w:autoSpaceDE w:val="0"/>
      <w:autoSpaceDN w:val="0"/>
      <w:adjustRightInd w:val="0"/>
      <w:spacing w:before="0" w:after="0"/>
    </w:pPr>
    <w:rPr>
      <w:rFonts w:ascii="Times New Roman" w:eastAsia="SimSun" w:hAnsi="Times New Roman"/>
      <w:sz w:val="24"/>
      <w:lang w:eastAsia="zh-CN"/>
    </w:rPr>
  </w:style>
  <w:style w:type="paragraph" w:customStyle="1" w:styleId="Code-Paragraphstyle">
    <w:name w:val="Code - Paragraph style"/>
    <w:basedOn w:val="Normal"/>
    <w:next w:val="BodyText"/>
    <w:rsid w:val="00D218E7"/>
    <w:pPr>
      <w:pBdr>
        <w:top w:val="single" w:sz="4" w:space="1" w:color="auto"/>
        <w:left w:val="single" w:sz="4" w:space="4" w:color="auto"/>
        <w:bottom w:val="single" w:sz="4" w:space="1" w:color="auto"/>
        <w:right w:val="single" w:sz="4" w:space="4" w:color="auto"/>
      </w:pBdr>
      <w:shd w:val="clear" w:color="auto" w:fill="D9E2F3"/>
      <w:spacing w:before="0" w:after="0"/>
      <w:ind w:left="864"/>
    </w:pPr>
    <w:rPr>
      <w:rFonts w:ascii="Courier New" w:hAnsi="Courier New" w:cs="Courier New"/>
      <w:lang w:eastAsia="zh-CN"/>
    </w:rPr>
  </w:style>
  <w:style w:type="table" w:customStyle="1" w:styleId="InfoBoxTable">
    <w:name w:val="Info Box Table"/>
    <w:basedOn w:val="TableNormal"/>
    <w:rsid w:val="00F03DF3"/>
    <w:pPr>
      <w:keepLines/>
    </w:pPr>
    <w:rPr>
      <w:rFonts w:ascii="Arial" w:hAnsi="Arial"/>
    </w:rPr>
    <w:tblPr>
      <w:jc w:val="center"/>
      <w:tblCellMar>
        <w:top w:w="29" w:type="dxa"/>
        <w:left w:w="115" w:type="dxa"/>
        <w:bottom w:w="29" w:type="dxa"/>
        <w:right w:w="115" w:type="dxa"/>
      </w:tblCellMar>
    </w:tblPr>
    <w:trPr>
      <w:cantSplit/>
      <w:jc w:val="center"/>
    </w:trPr>
    <w:tcPr>
      <w:shd w:val="clear" w:color="auto" w:fill="E0E0E0"/>
      <w:vAlign w:val="center"/>
    </w:tcPr>
  </w:style>
  <w:style w:type="character" w:customStyle="1" w:styleId="DefaultTextChar">
    <w:name w:val="Default Text Char"/>
    <w:link w:val="DefaultText"/>
    <w:rsid w:val="005161C5"/>
    <w:rPr>
      <w:rFonts w:eastAsia="SimSun"/>
      <w:sz w:val="24"/>
      <w:szCs w:val="24"/>
      <w:lang w:val="en-US" w:eastAsia="zh-CN" w:bidi="ar-SA"/>
    </w:rPr>
  </w:style>
  <w:style w:type="character" w:customStyle="1" w:styleId="CodeChar">
    <w:name w:val="Code Char"/>
    <w:link w:val="Code"/>
    <w:rsid w:val="00B93252"/>
    <w:rPr>
      <w:rFonts w:ascii="Courier New" w:hAnsi="Courier New" w:cs="Courier New"/>
      <w:sz w:val="22"/>
      <w:szCs w:val="24"/>
      <w:lang w:val="en-US" w:eastAsia="zh-CN" w:bidi="ar-SA"/>
    </w:rPr>
  </w:style>
  <w:style w:type="character" w:customStyle="1" w:styleId="TableTextChar">
    <w:name w:val="Table Text Char"/>
    <w:link w:val="TableText"/>
    <w:rsid w:val="00020FF2"/>
    <w:rPr>
      <w:rFonts w:ascii="Arial" w:eastAsia="SimSun" w:hAnsi="Arial"/>
      <w:sz w:val="22"/>
      <w:szCs w:val="24"/>
      <w:lang w:val="en-US" w:eastAsia="zh-CN" w:bidi="ar-SA"/>
    </w:rPr>
  </w:style>
  <w:style w:type="paragraph" w:styleId="ListParagraph">
    <w:name w:val="List Paragraph"/>
    <w:basedOn w:val="Normal"/>
    <w:uiPriority w:val="34"/>
    <w:qFormat/>
    <w:rsid w:val="005804EB"/>
    <w:pPr>
      <w:ind w:left="720"/>
    </w:pPr>
  </w:style>
  <w:style w:type="paragraph" w:styleId="Title">
    <w:name w:val="Title"/>
    <w:basedOn w:val="Normal"/>
    <w:next w:val="Normal"/>
    <w:link w:val="TitleChar"/>
    <w:uiPriority w:val="10"/>
    <w:qFormat/>
    <w:rsid w:val="000B2AA7"/>
    <w:pPr>
      <w:spacing w:before="240" w:after="60"/>
      <w:jc w:val="center"/>
      <w:outlineLvl w:val="0"/>
    </w:pPr>
    <w:rPr>
      <w:rFonts w:ascii="Calibri Light" w:hAnsi="Calibri Light" w:cs="Mangal"/>
      <w:b/>
      <w:bCs/>
      <w:kern w:val="28"/>
      <w:sz w:val="32"/>
      <w:szCs w:val="32"/>
    </w:rPr>
  </w:style>
  <w:style w:type="character" w:customStyle="1" w:styleId="TitleChar">
    <w:name w:val="Title Char"/>
    <w:link w:val="Title"/>
    <w:uiPriority w:val="10"/>
    <w:rsid w:val="000B2AA7"/>
    <w:rPr>
      <w:rFonts w:ascii="Calibri Light" w:eastAsia="Times New Roman" w:hAnsi="Calibri Light" w:cs="Mangal"/>
      <w:b/>
      <w:bCs/>
      <w:kern w:val="28"/>
      <w:sz w:val="32"/>
      <w:szCs w:val="32"/>
      <w:lang w:bidi="ar-SA"/>
    </w:rPr>
  </w:style>
  <w:style w:type="character" w:customStyle="1" w:styleId="UnresolvedMention1">
    <w:name w:val="Unresolved Mention1"/>
    <w:uiPriority w:val="99"/>
    <w:semiHidden/>
    <w:unhideWhenUsed/>
    <w:rsid w:val="0042198D"/>
    <w:rPr>
      <w:color w:val="808080"/>
      <w:shd w:val="clear" w:color="auto" w:fill="E6E6E6"/>
    </w:rPr>
  </w:style>
  <w:style w:type="table" w:styleId="PlainTable2">
    <w:name w:val="Plain Table 2"/>
    <w:basedOn w:val="TableNormal"/>
    <w:uiPriority w:val="42"/>
    <w:rsid w:val="00296D8E"/>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296D8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296D8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CommentText">
    <w:name w:val="annotation text"/>
    <w:basedOn w:val="Normal"/>
    <w:link w:val="CommentTextChar"/>
    <w:uiPriority w:val="99"/>
    <w:semiHidden/>
    <w:unhideWhenUsed/>
    <w:rsid w:val="006111E9"/>
    <w:rPr>
      <w:sz w:val="20"/>
      <w:szCs w:val="20"/>
    </w:rPr>
  </w:style>
  <w:style w:type="character" w:customStyle="1" w:styleId="CommentTextChar">
    <w:name w:val="Comment Text Char"/>
    <w:basedOn w:val="DefaultParagraphFont"/>
    <w:link w:val="CommentText"/>
    <w:uiPriority w:val="99"/>
    <w:semiHidden/>
    <w:rsid w:val="006111E9"/>
    <w:rPr>
      <w:rFonts w:ascii="Arial" w:hAnsi="Arial"/>
      <w:lang w:bidi="ar-SA"/>
    </w:rPr>
  </w:style>
  <w:style w:type="paragraph" w:styleId="CommentSubject">
    <w:name w:val="annotation subject"/>
    <w:basedOn w:val="CommentText"/>
    <w:next w:val="CommentText"/>
    <w:link w:val="CommentSubjectChar"/>
    <w:uiPriority w:val="99"/>
    <w:semiHidden/>
    <w:unhideWhenUsed/>
    <w:rsid w:val="006111E9"/>
    <w:rPr>
      <w:b/>
      <w:bCs/>
    </w:rPr>
  </w:style>
  <w:style w:type="character" w:customStyle="1" w:styleId="CommentSubjectChar">
    <w:name w:val="Comment Subject Char"/>
    <w:basedOn w:val="CommentTextChar"/>
    <w:link w:val="CommentSubject"/>
    <w:uiPriority w:val="99"/>
    <w:semiHidden/>
    <w:rsid w:val="006111E9"/>
    <w:rPr>
      <w:rFonts w:ascii="Arial" w:hAnsi="Arial"/>
      <w:b/>
      <w:bCs/>
      <w:lang w:bidi="ar-SA"/>
    </w:rPr>
  </w:style>
  <w:style w:type="paragraph" w:customStyle="1" w:styleId="Code-Bluestyle">
    <w:name w:val="Code - Blue style"/>
    <w:basedOn w:val="Normal"/>
    <w:next w:val="BodyText"/>
    <w:rsid w:val="00FF7092"/>
    <w:pPr>
      <w:pBdr>
        <w:top w:val="single" w:sz="4" w:space="1" w:color="BFBFBF"/>
        <w:left w:val="single" w:sz="4" w:space="4" w:color="BFBFBF"/>
        <w:bottom w:val="single" w:sz="4" w:space="1" w:color="BFBFBF"/>
        <w:right w:val="single" w:sz="4" w:space="4" w:color="BFBFBF"/>
      </w:pBdr>
      <w:shd w:val="clear" w:color="auto" w:fill="D9E2F3"/>
      <w:spacing w:before="0" w:after="0"/>
      <w:ind w:left="900"/>
    </w:pPr>
    <w:rPr>
      <w:rFonts w:ascii="Courier New" w:hAnsi="Courier New" w:cs="Courier New"/>
      <w:color w:val="0000FF"/>
      <w:sz w:val="20"/>
      <w:lang w:eastAsia="zh-CN"/>
    </w:rPr>
  </w:style>
  <w:style w:type="paragraph" w:customStyle="1" w:styleId="Code2-BlackStyle">
    <w:name w:val="Code2 - Black Style"/>
    <w:basedOn w:val="Code-Bluestyle"/>
    <w:qFormat/>
    <w:rsid w:val="00FF709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000000" w:themeFill="text1"/>
    </w:pPr>
    <w:rPr>
      <w:rFonts w:ascii="Consolas" w:hAnsi="Consolas" w:cs="Consolas"/>
      <w:color w:val="FFFFFF" w:themeColor="background1"/>
      <w:sz w:val="22"/>
      <w:szCs w:val="22"/>
    </w:rPr>
  </w:style>
  <w:style w:type="character" w:styleId="PlaceholderText">
    <w:name w:val="Placeholder Text"/>
    <w:basedOn w:val="DefaultParagraphFont"/>
    <w:uiPriority w:val="99"/>
    <w:semiHidden/>
    <w:rsid w:val="0014447F"/>
    <w:rPr>
      <w:color w:val="808080"/>
    </w:rPr>
  </w:style>
  <w:style w:type="character" w:customStyle="1" w:styleId="HeaderChar">
    <w:name w:val="Header Char"/>
    <w:basedOn w:val="DefaultParagraphFont"/>
    <w:link w:val="Header"/>
    <w:uiPriority w:val="99"/>
    <w:rsid w:val="00C3688D"/>
    <w:rPr>
      <w:rFonts w:ascii="Arial" w:hAnsi="Arial"/>
      <w:szCs w:val="24"/>
      <w:lang w:bidi="ar-SA"/>
    </w:rPr>
  </w:style>
  <w:style w:type="character" w:customStyle="1" w:styleId="FooterChar">
    <w:name w:val="Footer Char"/>
    <w:basedOn w:val="DefaultParagraphFont"/>
    <w:link w:val="Footer"/>
    <w:uiPriority w:val="99"/>
    <w:rsid w:val="00C3688D"/>
    <w:rPr>
      <w:rFonts w:ascii="Arial" w:hAnsi="Arial"/>
      <w:i/>
      <w:szCs w:val="24"/>
      <w:lang w:bidi="ar-SA"/>
    </w:rPr>
  </w:style>
  <w:style w:type="character" w:customStyle="1" w:styleId="Heading2Char">
    <w:name w:val="Heading 2 Char"/>
    <w:basedOn w:val="DefaultParagraphFont"/>
    <w:link w:val="Heading2"/>
    <w:rsid w:val="00C3688D"/>
    <w:rPr>
      <w:rFonts w:ascii="Arial Bold" w:eastAsia="Arial Unicode MS" w:hAnsi="Arial Bold" w:cs="Arial Bold"/>
      <w:b/>
      <w:bCs/>
      <w:iCs/>
      <w:kern w:val="32"/>
      <w:sz w:val="28"/>
      <w:szCs w:val="28"/>
      <w:lang w:eastAsia="zh-CN" w:bidi="ar-SA"/>
    </w:rPr>
  </w:style>
  <w:style w:type="paragraph" w:customStyle="1" w:styleId="StepList5">
    <w:name w:val="Step List5"/>
    <w:basedOn w:val="Normal"/>
    <w:rsid w:val="00C3688D"/>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51">
    <w:name w:val="Step List51"/>
    <w:basedOn w:val="Normal"/>
    <w:rsid w:val="00964294"/>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41">
    <w:name w:val="Step List41"/>
    <w:basedOn w:val="Normal"/>
    <w:rsid w:val="00B56D1C"/>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31">
    <w:name w:val="Step List31"/>
    <w:basedOn w:val="Normal"/>
    <w:rsid w:val="00BA3DDE"/>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
    <w:name w:val="Step List11"/>
    <w:basedOn w:val="Normal"/>
    <w:rsid w:val="00382CBD"/>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
    <w:name w:val="Step List81"/>
    <w:basedOn w:val="Normal"/>
    <w:rsid w:val="004B137C"/>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paragraph" w:customStyle="1" w:styleId="StepList14">
    <w:name w:val="Step List14"/>
    <w:basedOn w:val="Normal"/>
    <w:rsid w:val="006254AB"/>
    <w:pPr>
      <w:keepLines/>
      <w:tabs>
        <w:tab w:val="num" w:pos="864"/>
        <w:tab w:val="left" w:pos="1354"/>
        <w:tab w:val="left" w:pos="2218"/>
        <w:tab w:val="left" w:pos="2794"/>
        <w:tab w:val="left" w:pos="2880"/>
        <w:tab w:val="left" w:pos="3456"/>
        <w:tab w:val="left" w:pos="4032"/>
        <w:tab w:val="left" w:pos="4464"/>
        <w:tab w:val="left" w:pos="5184"/>
      </w:tabs>
      <w:spacing w:before="240"/>
      <w:ind w:left="864"/>
    </w:pPr>
    <w:rPr>
      <w:szCs w:val="22"/>
    </w:rPr>
  </w:style>
  <w:style w:type="paragraph" w:customStyle="1" w:styleId="StepList511">
    <w:name w:val="Step List511"/>
    <w:basedOn w:val="Normal"/>
    <w:rsid w:val="006254AB"/>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315">
    <w:name w:val="Step List315"/>
    <w:basedOn w:val="Normal"/>
    <w:rsid w:val="006254AB"/>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115">
    <w:name w:val="Step List115"/>
    <w:basedOn w:val="Normal"/>
    <w:rsid w:val="006254AB"/>
    <w:pPr>
      <w:keepLines/>
      <w:tabs>
        <w:tab w:val="num" w:pos="792"/>
        <w:tab w:val="left" w:pos="1354"/>
        <w:tab w:val="left" w:pos="2218"/>
        <w:tab w:val="left" w:pos="2794"/>
        <w:tab w:val="left" w:pos="2880"/>
        <w:tab w:val="left" w:pos="3456"/>
        <w:tab w:val="left" w:pos="4032"/>
        <w:tab w:val="left" w:pos="4464"/>
        <w:tab w:val="left" w:pos="5184"/>
      </w:tabs>
      <w:spacing w:before="240"/>
      <w:ind w:left="792" w:hanging="792"/>
    </w:pPr>
    <w:rPr>
      <w:szCs w:val="22"/>
    </w:rPr>
  </w:style>
  <w:style w:type="paragraph" w:customStyle="1" w:styleId="StepList815">
    <w:name w:val="Step List815"/>
    <w:basedOn w:val="Normal"/>
    <w:rsid w:val="006254AB"/>
    <w:pPr>
      <w:keepLines/>
      <w:tabs>
        <w:tab w:val="left" w:pos="1354"/>
        <w:tab w:val="left" w:pos="2218"/>
        <w:tab w:val="left" w:pos="2794"/>
        <w:tab w:val="left" w:pos="2880"/>
        <w:tab w:val="left" w:pos="3456"/>
        <w:tab w:val="left" w:pos="4032"/>
        <w:tab w:val="left" w:pos="4464"/>
        <w:tab w:val="left" w:pos="5184"/>
      </w:tabs>
      <w:spacing w:before="240"/>
    </w:pPr>
    <w:rPr>
      <w:szCs w:val="22"/>
    </w:rPr>
  </w:style>
  <w:style w:type="character" w:styleId="IntenseReference">
    <w:name w:val="Intense Reference"/>
    <w:basedOn w:val="DefaultParagraphFont"/>
    <w:uiPriority w:val="32"/>
    <w:qFormat/>
    <w:rsid w:val="006254AB"/>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0666626">
      <w:bodyDiv w:val="1"/>
      <w:marLeft w:val="0"/>
      <w:marRight w:val="0"/>
      <w:marTop w:val="0"/>
      <w:marBottom w:val="0"/>
      <w:divBdr>
        <w:top w:val="none" w:sz="0" w:space="0" w:color="auto"/>
        <w:left w:val="none" w:sz="0" w:space="0" w:color="auto"/>
        <w:bottom w:val="none" w:sz="0" w:space="0" w:color="auto"/>
        <w:right w:val="none" w:sz="0" w:space="0" w:color="auto"/>
      </w:divBdr>
    </w:div>
    <w:div w:id="1266352167">
      <w:bodyDiv w:val="1"/>
      <w:marLeft w:val="0"/>
      <w:marRight w:val="0"/>
      <w:marTop w:val="0"/>
      <w:marBottom w:val="0"/>
      <w:divBdr>
        <w:top w:val="none" w:sz="0" w:space="0" w:color="auto"/>
        <w:left w:val="none" w:sz="0" w:space="0" w:color="auto"/>
        <w:bottom w:val="none" w:sz="0" w:space="0" w:color="auto"/>
        <w:right w:val="none" w:sz="0" w:space="0" w:color="auto"/>
      </w:divBdr>
    </w:div>
    <w:div w:id="1786344165">
      <w:bodyDiv w:val="1"/>
      <w:marLeft w:val="0"/>
      <w:marRight w:val="0"/>
      <w:marTop w:val="0"/>
      <w:marBottom w:val="0"/>
      <w:divBdr>
        <w:top w:val="none" w:sz="0" w:space="0" w:color="auto"/>
        <w:left w:val="none" w:sz="0" w:space="0" w:color="auto"/>
        <w:bottom w:val="none" w:sz="0" w:space="0" w:color="auto"/>
        <w:right w:val="none" w:sz="0" w:space="0" w:color="auto"/>
      </w:divBdr>
    </w:div>
    <w:div w:id="206197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microsoft.com/office/2011/relationships/people" Target="peop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Application%20Data\Microsoft\Templates\20080102_TechWorks_Work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64610-6FA6-4930-A811-BDA7F639A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Settings\Administrator\Application Data\Microsoft\Templates\20080102_TechWorks_Workbook_Template.dot</Template>
  <TotalTime>11</TotalTime>
  <Pages>15</Pages>
  <Words>1077</Words>
  <Characters>6140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IBM'S DB2 DBA Integrated Tools PoT</vt:lpstr>
    </vt:vector>
  </TitlesOfParts>
  <Company>IBM</Company>
  <LinksUpToDate>false</LinksUpToDate>
  <CharactersWithSpaces>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IBM'S DB2 DBA Integrated Tools PoT</dc:title>
  <dc:subject>Data Studio Family</dc:subject>
  <dc:creator>Burt Vialpando; Vikram Khatri</dc:creator>
  <cp:keywords>Data Studio, DB2</cp:keywords>
  <dc:description>Version 1.2 Dated 08-10-2008</dc:description>
  <cp:lastModifiedBy>Kent Rubin</cp:lastModifiedBy>
  <cp:revision>9</cp:revision>
  <cp:lastPrinted>2016-09-07T23:47:00Z</cp:lastPrinted>
  <dcterms:created xsi:type="dcterms:W3CDTF">2020-09-14T14:00:00Z</dcterms:created>
  <dcterms:modified xsi:type="dcterms:W3CDTF">2020-10-26T15:29:00Z</dcterms:modified>
</cp:coreProperties>
</file>